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588E1" w14:textId="67DDC074" w:rsidR="0063281B" w:rsidRDefault="00000000">
      <w:pPr>
        <w:pStyle w:val="Ttulo"/>
        <w:spacing w:before="0"/>
        <w:rPr>
          <w:sz w:val="30"/>
          <w:szCs w:val="30"/>
        </w:rPr>
        <w:pPrChange w:id="0" w:author="Joaquin I. Molina Rodríguez" w:date="2025-12-16T18:04:00Z" w16du:dateUtc="2025-12-16T17:04:00Z">
          <w:pPr>
            <w:pStyle w:val="Ttulo"/>
          </w:pPr>
        </w:pPrChange>
      </w:pPr>
      <w:r>
        <w:rPr>
          <w:sz w:val="30"/>
          <w:szCs w:val="30"/>
        </w:rPr>
        <w:t xml:space="preserve">CONTRATO DE ARRENDAMIENTO </w:t>
      </w:r>
      <w:ins w:id="1" w:author="Joaquin I. Molina Rodríguez" w:date="2025-12-16T18:04:00Z" w16du:dateUtc="2025-12-16T17:04:00Z">
        <w:r w:rsidR="009D47BD">
          <w:rPr>
            <w:sz w:val="30"/>
            <w:szCs w:val="30"/>
          </w:rPr>
          <w:t xml:space="preserve">      </w:t>
        </w:r>
      </w:ins>
      <w:r>
        <w:rPr>
          <w:sz w:val="30"/>
          <w:szCs w:val="30"/>
        </w:rPr>
        <w:t>DE VIVIENDA</w:t>
      </w:r>
    </w:p>
    <w:p w14:paraId="1200EC18" w14:textId="77777777" w:rsidR="0063281B" w:rsidRDefault="00000000">
      <w:pPr>
        <w:pStyle w:val="Subttulo"/>
      </w:pPr>
      <w:r>
        <w:t>REUNIDOS</w:t>
      </w:r>
    </w:p>
    <w:p w14:paraId="486E0BB7" w14:textId="176F9582" w:rsidR="0063281B" w:rsidRDefault="00000000">
      <w:pPr>
        <w:pStyle w:val="Cuerpo"/>
      </w:pPr>
      <w:r>
        <w:t xml:space="preserve">De una parte, el arrendador </w:t>
      </w:r>
      <w:ins w:id="2" w:author="Joaquin I. Molina Rodríguez" w:date="2025-12-16T18:05:00Z" w16du:dateUtc="2025-12-16T17:05:00Z">
        <w:r w:rsidR="009D47BD">
          <w:fldChar w:fldCharType="begin">
            <w:ffData>
              <w:name w:val="Texto1"/>
              <w:enabled/>
              <w:calcOnExit w:val="0"/>
              <w:textInput/>
            </w:ffData>
          </w:fldChar>
        </w:r>
        <w:bookmarkStart w:id="3" w:name="Texto1"/>
        <w:r w:rsidR="009D47BD">
          <w:instrText xml:space="preserve"> FORMTEXT </w:instrText>
        </w:r>
      </w:ins>
      <w:r w:rsidR="009D47BD">
        <w:fldChar w:fldCharType="separate"/>
      </w:r>
      <w:ins w:id="4" w:author="Joaquin I. Molina Rodríguez" w:date="2025-12-16T18:37:00Z" w16du:dateUtc="2025-12-16T17:37:00Z">
        <w:r w:rsidR="001C5884">
          <w:rPr>
            <w:noProof/>
          </w:rPr>
          <w:t> </w:t>
        </w:r>
        <w:r w:rsidR="001C5884">
          <w:rPr>
            <w:noProof/>
          </w:rPr>
          <w:t> </w:t>
        </w:r>
        <w:r w:rsidR="001C5884">
          <w:rPr>
            <w:noProof/>
          </w:rPr>
          <w:t> </w:t>
        </w:r>
        <w:r w:rsidR="001C5884">
          <w:rPr>
            <w:noProof/>
          </w:rPr>
          <w:t> </w:t>
        </w:r>
        <w:r w:rsidR="001C5884">
          <w:rPr>
            <w:noProof/>
          </w:rPr>
          <w:t> </w:t>
        </w:r>
      </w:ins>
      <w:ins w:id="5" w:author="Joaquin I. Molina Rodríguez" w:date="2025-12-16T18:05:00Z" w16du:dateUtc="2025-12-16T17:05:00Z">
        <w:r w:rsidR="009D47BD">
          <w:fldChar w:fldCharType="end"/>
        </w:r>
      </w:ins>
      <w:bookmarkEnd w:id="3"/>
      <w:del w:id="6" w:author="Joaquin I. Molina Rodríguez" w:date="2025-12-16T18:05:00Z" w16du:dateUtc="2025-12-16T17:05:00Z">
        <w:r w:rsidDel="009D47BD">
          <w:delText>[Nombre completo]</w:delText>
        </w:r>
      </w:del>
      <w:r>
        <w:t xml:space="preserve">, mayor de edad, con documento de identidad </w:t>
      </w:r>
      <w:ins w:id="7" w:author="Joaquin I. Molina Rodríguez" w:date="2025-12-16T18:05:00Z" w16du:dateUtc="2025-12-16T17:05:00Z">
        <w:r w:rsidR="009D47BD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9D47BD">
          <w:instrText xml:space="preserve"> FORMTEXT </w:instrText>
        </w:r>
        <w:r w:rsidR="009D47BD">
          <w:fldChar w:fldCharType="separate"/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fldChar w:fldCharType="end"/>
        </w:r>
      </w:ins>
      <w:del w:id="8" w:author="Joaquin I. Molina Rodríguez" w:date="2025-12-16T18:05:00Z" w16du:dateUtc="2025-12-16T17:05:00Z">
        <w:r w:rsidDel="009D47BD">
          <w:delText>[tipo y número]</w:delText>
        </w:r>
      </w:del>
      <w:r>
        <w:t xml:space="preserve">, </w:t>
      </w:r>
      <w:ins w:id="9" w:author="Joaquin I. Molina Rodríguez" w:date="2025-12-16T18:05:00Z" w16du:dateUtc="2025-12-16T17:05:00Z">
        <w:r w:rsidR="009D47BD">
          <w:t xml:space="preserve">número de teléfono </w:t>
        </w:r>
        <w:r w:rsidR="009D47BD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9D47BD">
          <w:instrText xml:space="preserve"> FORMTEXT </w:instrText>
        </w:r>
        <w:r w:rsidR="009D47BD">
          <w:fldChar w:fldCharType="separate"/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fldChar w:fldCharType="end"/>
        </w:r>
        <w:r w:rsidR="009D47BD">
          <w:t xml:space="preserve"> </w:t>
        </w:r>
      </w:ins>
      <w:r>
        <w:t>y domicilio a efectos de notificaciones en</w:t>
      </w:r>
      <w:ins w:id="10" w:author="Joaquin I. Molina Rodríguez" w:date="2025-12-16T18:06:00Z" w16du:dateUtc="2025-12-16T17:06:00Z">
        <w:r w:rsidR="009D47BD">
          <w:t xml:space="preserve"> </w:t>
        </w:r>
        <w:r w:rsidR="009D47BD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9D47BD">
          <w:instrText xml:space="preserve"> FORMTEXT </w:instrText>
        </w:r>
        <w:r w:rsidR="009D47BD">
          <w:fldChar w:fldCharType="separate"/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fldChar w:fldCharType="end"/>
        </w:r>
      </w:ins>
      <w:del w:id="11" w:author="Joaquin I. Molina Rodríguez" w:date="2025-12-16T18:06:00Z" w16du:dateUtc="2025-12-16T17:06:00Z">
        <w:r w:rsidDel="009D47BD">
          <w:delText xml:space="preserve"> [dirección]</w:delText>
        </w:r>
      </w:del>
      <w:r>
        <w:t xml:space="preserve">, en adelante, </w:t>
      </w:r>
      <w:ins w:id="12" w:author="Joaquin I. Molina Rodríguez" w:date="2025-12-16T18:08:00Z" w16du:dateUtc="2025-12-16T17:08:00Z">
        <w:r w:rsidR="00142BBF">
          <w:t>“</w:t>
        </w:r>
      </w:ins>
      <w:r>
        <w:t>el Arrendador</w:t>
      </w:r>
      <w:ins w:id="13" w:author="Joaquin I. Molina Rodríguez" w:date="2025-12-16T18:08:00Z" w16du:dateUtc="2025-12-16T17:08:00Z">
        <w:r w:rsidR="00142BBF">
          <w:t>”</w:t>
        </w:r>
      </w:ins>
      <w:r>
        <w:t>.</w:t>
      </w:r>
    </w:p>
    <w:p w14:paraId="40C451C2" w14:textId="16CA9BCC" w:rsidR="0063281B" w:rsidRDefault="00000000">
      <w:pPr>
        <w:pStyle w:val="Cuerpo"/>
      </w:pPr>
      <w:proofErr w:type="gramStart"/>
      <w:r>
        <w:t>Y</w:t>
      </w:r>
      <w:proofErr w:type="gramEnd"/>
      <w:r>
        <w:t xml:space="preserve"> de otra parte, el arrendatario </w:t>
      </w:r>
      <w:ins w:id="14" w:author="Joaquin I. Molina Rodríguez" w:date="2025-12-16T18:06:00Z" w16du:dateUtc="2025-12-16T17:06:00Z">
        <w:r w:rsidR="009D47BD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9D47BD">
          <w:instrText xml:space="preserve"> FORMTEXT </w:instrText>
        </w:r>
        <w:r w:rsidR="009D47BD">
          <w:fldChar w:fldCharType="separate"/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fldChar w:fldCharType="end"/>
        </w:r>
      </w:ins>
      <w:del w:id="15" w:author="Joaquin I. Molina Rodríguez" w:date="2025-12-16T18:06:00Z" w16du:dateUtc="2025-12-16T17:06:00Z">
        <w:r w:rsidDel="009D47BD">
          <w:delText>[Nombre completo]</w:delText>
        </w:r>
      </w:del>
      <w:r>
        <w:t xml:space="preserve">, mayor de edad, con documento de identidad </w:t>
      </w:r>
      <w:ins w:id="16" w:author="Joaquin I. Molina Rodríguez" w:date="2025-12-16T18:06:00Z" w16du:dateUtc="2025-12-16T17:06:00Z">
        <w:r w:rsidR="009D47BD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9D47BD">
          <w:instrText xml:space="preserve"> FORMTEXT </w:instrText>
        </w:r>
        <w:r w:rsidR="009D47BD">
          <w:fldChar w:fldCharType="separate"/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fldChar w:fldCharType="end"/>
        </w:r>
      </w:ins>
      <w:del w:id="17" w:author="Joaquin I. Molina Rodríguez" w:date="2025-12-16T18:06:00Z" w16du:dateUtc="2025-12-16T17:06:00Z">
        <w:r w:rsidDel="009D47BD">
          <w:delText>[tipo y número]</w:delText>
        </w:r>
      </w:del>
      <w:r>
        <w:t xml:space="preserve">, </w:t>
      </w:r>
      <w:ins w:id="18" w:author="Joaquin I. Molina Rodríguez" w:date="2025-12-16T18:06:00Z" w16du:dateUtc="2025-12-16T17:06:00Z">
        <w:r w:rsidR="009D47BD">
          <w:t xml:space="preserve">número de teléfono </w:t>
        </w:r>
        <w:r w:rsidR="009D47BD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9D47BD">
          <w:instrText xml:space="preserve"> FORMTEXT </w:instrText>
        </w:r>
        <w:r w:rsidR="009D47BD">
          <w:fldChar w:fldCharType="separate"/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fldChar w:fldCharType="end"/>
        </w:r>
        <w:r w:rsidR="009D47BD">
          <w:t xml:space="preserve"> </w:t>
        </w:r>
      </w:ins>
      <w:r>
        <w:t xml:space="preserve">y domicilio a efectos de notificaciones en </w:t>
      </w:r>
      <w:ins w:id="19" w:author="Joaquin I. Molina Rodríguez" w:date="2025-12-16T18:06:00Z" w16du:dateUtc="2025-12-16T17:06:00Z">
        <w:r w:rsidR="009D47BD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9D47BD">
          <w:instrText xml:space="preserve"> FORMTEXT </w:instrText>
        </w:r>
        <w:r w:rsidR="009D47BD">
          <w:fldChar w:fldCharType="separate"/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rPr>
            <w:noProof/>
          </w:rPr>
          <w:t> </w:t>
        </w:r>
        <w:r w:rsidR="009D47BD">
          <w:fldChar w:fldCharType="end"/>
        </w:r>
      </w:ins>
      <w:del w:id="20" w:author="Joaquin I. Molina Rodríguez" w:date="2025-12-16T18:06:00Z" w16du:dateUtc="2025-12-16T17:06:00Z">
        <w:r w:rsidDel="009D47BD">
          <w:delText>[dirección]</w:delText>
        </w:r>
      </w:del>
      <w:r>
        <w:t xml:space="preserve">, en adelante, </w:t>
      </w:r>
      <w:ins w:id="21" w:author="Joaquin I. Molina Rodríguez" w:date="2025-12-16T18:08:00Z" w16du:dateUtc="2025-12-16T17:08:00Z">
        <w:r w:rsidR="00142BBF">
          <w:t>“</w:t>
        </w:r>
      </w:ins>
      <w:r>
        <w:t>el Arrendatario</w:t>
      </w:r>
      <w:ins w:id="22" w:author="Joaquin I. Molina Rodríguez" w:date="2025-12-16T18:08:00Z" w16du:dateUtc="2025-12-16T17:08:00Z">
        <w:r w:rsidR="00142BBF">
          <w:t>”</w:t>
        </w:r>
      </w:ins>
      <w:r>
        <w:t>.</w:t>
      </w:r>
    </w:p>
    <w:p w14:paraId="468156FE" w14:textId="77777777" w:rsidR="0063281B" w:rsidRDefault="00000000">
      <w:pPr>
        <w:pStyle w:val="Cuerpo"/>
      </w:pPr>
      <w:r>
        <w:t>Ambas partes se reconocen capacidad legal para formalizar este contrato y acuerdan lo siguiente:</w:t>
      </w:r>
    </w:p>
    <w:p w14:paraId="6AF32E1B" w14:textId="77777777" w:rsidR="0063281B" w:rsidRDefault="00000000">
      <w:pPr>
        <w:pStyle w:val="Subttulo"/>
      </w:pPr>
      <w:r>
        <w:rPr>
          <w:lang w:val="en-US"/>
        </w:rPr>
        <w:t>CL</w:t>
      </w:r>
      <w:r>
        <w:t>ÁUSULAS</w:t>
      </w:r>
    </w:p>
    <w:p w14:paraId="0E3CA7DD" w14:textId="77777777" w:rsidR="0063281B" w:rsidRDefault="00000000">
      <w:pPr>
        <w:pStyle w:val="Subtitulillo"/>
      </w:pPr>
      <w:r>
        <w:rPr>
          <w:rStyle w:val="Ninguno"/>
        </w:rPr>
        <w:t>1.</w:t>
      </w:r>
      <w:r>
        <w:rPr>
          <w:lang w:val="es-ES_tradnl"/>
        </w:rPr>
        <w:t xml:space="preserve"> Objeto del contrato</w:t>
      </w:r>
    </w:p>
    <w:p w14:paraId="48008BE5" w14:textId="0A78BE92" w:rsidR="0063281B" w:rsidRDefault="00000000">
      <w:pPr>
        <w:pStyle w:val="Cuerpo"/>
      </w:pPr>
      <w:r>
        <w:t>El Arrendador cede al Arrendatario el uso de la vivienda</w:t>
      </w:r>
      <w:ins w:id="23" w:author="Joaquin I. Molina Rodríguez" w:date="2025-12-16T19:10:00Z" w16du:dateUtc="2025-12-16T18:10:00Z">
        <w:r w:rsidR="00D94D86">
          <w:t>, junto con los anejos</w:t>
        </w:r>
      </w:ins>
      <w:ins w:id="24" w:author="Joaquin I. Molina Rodríguez" w:date="2025-12-16T19:11:00Z" w16du:dateUtc="2025-12-16T18:11:00Z">
        <w:r w:rsidR="00D94D86">
          <w:t xml:space="preserve"> que se indican,</w:t>
        </w:r>
      </w:ins>
      <w:r>
        <w:t xml:space="preserve"> situada en</w:t>
      </w:r>
      <w:ins w:id="25" w:author="Joaquin I. Molina Rodríguez" w:date="2025-12-16T19:43:00Z" w16du:dateUtc="2025-12-16T18:43:00Z">
        <w:r w:rsidR="006D50CA">
          <w:t xml:space="preserve"> la siguiente dirección</w:t>
        </w:r>
      </w:ins>
      <w:r>
        <w:t>:</w:t>
      </w:r>
    </w:p>
    <w:p w14:paraId="5803BC63" w14:textId="1A4CC81B" w:rsidR="0063281B" w:rsidRDefault="00142BBF">
      <w:pPr>
        <w:pStyle w:val="Cuerpo"/>
      </w:pPr>
      <w:ins w:id="26" w:author="Joaquin I. Molina Rodríguez" w:date="2025-12-16T18:09:00Z" w16du:dateUtc="2025-12-16T17:09:00Z">
        <w:r>
          <w:fldChar w:fldCharType="begin">
            <w:ffData>
              <w:name w:val="Texto1"/>
              <w:enabled/>
              <w:calcOnExit w:val="0"/>
              <w:textInput/>
            </w:ffData>
          </w:fldChar>
        </w:r>
        <w:r>
          <w:instrText xml:space="preserve"> FORMTEXT </w:instrText>
        </w:r>
        <w:r>
          <w:fldChar w:fldCharType="separate"/>
        </w:r>
      </w:ins>
      <w:ins w:id="27" w:author="Joaquin I. Molina Rodríguez" w:date="2025-12-16T18:29:00Z" w16du:dateUtc="2025-12-16T17:29:00Z">
        <w:r w:rsidR="00636A28">
          <w:rPr>
            <w:noProof/>
          </w:rPr>
          <w:t> </w:t>
        </w:r>
        <w:r w:rsidR="00636A28">
          <w:rPr>
            <w:noProof/>
          </w:rPr>
          <w:t> </w:t>
        </w:r>
        <w:r w:rsidR="00636A28">
          <w:rPr>
            <w:noProof/>
          </w:rPr>
          <w:t> </w:t>
        </w:r>
        <w:r w:rsidR="00636A28">
          <w:rPr>
            <w:noProof/>
          </w:rPr>
          <w:t> </w:t>
        </w:r>
        <w:r w:rsidR="00636A28">
          <w:rPr>
            <w:noProof/>
          </w:rPr>
          <w:t> </w:t>
        </w:r>
      </w:ins>
      <w:ins w:id="28" w:author="Joaquin I. Molina Rodríguez" w:date="2025-12-16T18:09:00Z" w16du:dateUtc="2025-12-16T17:09:00Z">
        <w:r>
          <w:fldChar w:fldCharType="end"/>
        </w:r>
      </w:ins>
      <w:del w:id="29" w:author="Joaquin I. Molina Rodríguez" w:date="2025-12-16T18:10:00Z" w16du:dateUtc="2025-12-16T17:10:00Z">
        <w:r w:rsidDel="00142BBF">
          <w:delText>[Dirección completa, piso, puerta]</w:delText>
        </w:r>
      </w:del>
      <w:del w:id="30" w:author="Joaquin I. Molina Rodríguez" w:date="2025-12-16T18:32:00Z" w16du:dateUtc="2025-12-16T17:32:00Z">
        <w:r w:rsidDel="00636A28">
          <w:delText>,</w:delText>
        </w:r>
      </w:del>
      <w:r>
        <w:t xml:space="preserve"> </w:t>
      </w:r>
      <w:del w:id="31" w:author="Joaquin I. Molina Rodríguez" w:date="2025-12-16T18:10:00Z" w16du:dateUtc="2025-12-16T17:10:00Z">
        <w:r w:rsidDel="00142BBF">
          <w:delText>incluyendo los siguientes anejos si los hubiera: [trastero / garaje / terraza / etc.]</w:delText>
        </w:r>
      </w:del>
      <w:del w:id="32" w:author="Joaquin I. Molina Rodríguez" w:date="2025-12-16T18:41:00Z" w16du:dateUtc="2025-12-16T17:41:00Z">
        <w:r w:rsidDel="00EB3C58">
          <w:delText>.</w:delText>
        </w:r>
      </w:del>
    </w:p>
    <w:p w14:paraId="225F06E5" w14:textId="77777777" w:rsidR="0063281B" w:rsidRDefault="00000000">
      <w:pPr>
        <w:pStyle w:val="Cuerpo"/>
      </w:pPr>
      <w:r>
        <w:t>El destino del inmueble será vivienda habitual y permanente del Arrendatario.</w:t>
      </w:r>
    </w:p>
    <w:p w14:paraId="32984C5E" w14:textId="77777777" w:rsidR="0063281B" w:rsidRDefault="00000000">
      <w:pPr>
        <w:pStyle w:val="Subtitulillo"/>
      </w:pPr>
      <w:r>
        <w:lastRenderedPageBreak/>
        <w:t>2. Duraci</w:t>
      </w:r>
      <w:r>
        <w:rPr>
          <w:lang w:val="es-ES_tradnl"/>
        </w:rPr>
        <w:t>ó</w:t>
      </w:r>
      <w:r>
        <w:rPr>
          <w:lang w:val="it-IT"/>
        </w:rPr>
        <w:t>n del contrato</w:t>
      </w:r>
    </w:p>
    <w:p w14:paraId="17B68F70" w14:textId="6ED8D4D8" w:rsidR="0063281B" w:rsidRDefault="00000000">
      <w:pPr>
        <w:pStyle w:val="Cuerpo"/>
      </w:pPr>
      <w:r>
        <w:t xml:space="preserve">La duración inicial será </w:t>
      </w:r>
      <w:r>
        <w:rPr>
          <w:lang w:val="pt-PT"/>
        </w:rPr>
        <w:t>de 1 a</w:t>
      </w:r>
      <w:r>
        <w:t xml:space="preserve">ño, comenzando el </w:t>
      </w:r>
      <w:ins w:id="33" w:author="Joaquin I. Molina Rodríguez" w:date="2025-12-16T18:21:00Z" w16du:dateUtc="2025-12-16T17:21:00Z">
        <w:r w:rsidR="00142BBF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142BBF">
          <w:instrText xml:space="preserve"> FORMTEXT </w:instrText>
        </w:r>
        <w:r w:rsidR="00142BBF">
          <w:fldChar w:fldCharType="separate"/>
        </w:r>
        <w:r w:rsidR="00142BBF">
          <w:rPr>
            <w:noProof/>
          </w:rPr>
          <w:t> </w:t>
        </w:r>
        <w:r w:rsidR="00142BBF">
          <w:rPr>
            <w:noProof/>
          </w:rPr>
          <w:t> </w:t>
        </w:r>
        <w:r w:rsidR="00142BBF">
          <w:rPr>
            <w:noProof/>
          </w:rPr>
          <w:t> </w:t>
        </w:r>
        <w:r w:rsidR="00142BBF">
          <w:rPr>
            <w:noProof/>
          </w:rPr>
          <w:t> </w:t>
        </w:r>
        <w:r w:rsidR="00142BBF">
          <w:rPr>
            <w:noProof/>
          </w:rPr>
          <w:t> </w:t>
        </w:r>
        <w:r w:rsidR="00142BBF">
          <w:fldChar w:fldCharType="end"/>
        </w:r>
      </w:ins>
      <w:del w:id="34" w:author="Joaquin I. Molina Rodríguez" w:date="2025-12-16T18:21:00Z" w16du:dateUtc="2025-12-16T17:21:00Z">
        <w:r w:rsidDel="00142BBF">
          <w:delText>[fecha]</w:delText>
        </w:r>
      </w:del>
      <w:r>
        <w:t>.</w:t>
      </w:r>
    </w:p>
    <w:p w14:paraId="51A974A2" w14:textId="77777777" w:rsidR="0063281B" w:rsidRDefault="00000000">
      <w:pPr>
        <w:pStyle w:val="Cuerpo"/>
      </w:pPr>
      <w:r>
        <w:t>Conforme a la LAU vigente, a falta de comunicación en contra, el contrato quedará prorrogado anualmente hasta un má</w:t>
      </w:r>
      <w:r>
        <w:rPr>
          <w:lang w:val="pt-PT"/>
        </w:rPr>
        <w:t>ximo de:</w:t>
      </w:r>
    </w:p>
    <w:p w14:paraId="6CEC467D" w14:textId="77777777" w:rsidR="0063281B" w:rsidRDefault="00000000">
      <w:pPr>
        <w:pStyle w:val="Cuerpo"/>
        <w:numPr>
          <w:ilvl w:val="0"/>
          <w:numId w:val="4"/>
        </w:numPr>
        <w:pPrChange w:id="35" w:author="Joaquin I. Molina Rodríguez" w:date="2025-12-16T19:35:00Z" w16du:dateUtc="2025-12-16T18:35:00Z">
          <w:pPr>
            <w:pStyle w:val="Cuerpo"/>
            <w:numPr>
              <w:numId w:val="2"/>
            </w:numPr>
            <w:ind w:left="680" w:hanging="170"/>
          </w:pPr>
        </w:pPrChange>
      </w:pPr>
      <w:r>
        <w:t>5 años si el Arrendador es persona fí</w:t>
      </w:r>
      <w:r>
        <w:rPr>
          <w:lang w:val="it-IT"/>
        </w:rPr>
        <w:t>sica</w:t>
      </w:r>
    </w:p>
    <w:p w14:paraId="3F5908DF" w14:textId="77777777" w:rsidR="0063281B" w:rsidRDefault="00000000">
      <w:pPr>
        <w:pStyle w:val="Cuerpo"/>
        <w:numPr>
          <w:ilvl w:val="0"/>
          <w:numId w:val="4"/>
        </w:numPr>
        <w:pPrChange w:id="36" w:author="Joaquin I. Molina Rodríguez" w:date="2025-12-16T19:35:00Z" w16du:dateUtc="2025-12-16T18:35:00Z">
          <w:pPr>
            <w:pStyle w:val="Cuerpo"/>
            <w:numPr>
              <w:numId w:val="2"/>
            </w:numPr>
            <w:ind w:left="680" w:hanging="170"/>
          </w:pPr>
        </w:pPrChange>
      </w:pPr>
      <w:r>
        <w:rPr>
          <w:lang w:val="ru-RU"/>
        </w:rPr>
        <w:t>7 a</w:t>
      </w:r>
      <w:r>
        <w:t>ños si es persona jurí</w:t>
      </w:r>
      <w:r>
        <w:rPr>
          <w:lang w:val="en-US"/>
        </w:rPr>
        <w:t>dica</w:t>
      </w:r>
    </w:p>
    <w:p w14:paraId="55B61639" w14:textId="77777777" w:rsidR="0063281B" w:rsidRDefault="00000000">
      <w:pPr>
        <w:pStyle w:val="Cuerpo"/>
      </w:pPr>
      <w:r>
        <w:t>Una vez transcurrido ese plazo, será prorrogable por 3 años más, salvo comunicació</w:t>
      </w:r>
      <w:r>
        <w:rPr>
          <w:lang w:val="pt-PT"/>
        </w:rPr>
        <w:t>n expresa.</w:t>
      </w:r>
    </w:p>
    <w:p w14:paraId="457F5FEC" w14:textId="77777777" w:rsidR="0063281B" w:rsidRDefault="00000000">
      <w:pPr>
        <w:pStyle w:val="Subtitulillo"/>
      </w:pPr>
      <w:r>
        <w:rPr>
          <w:lang w:val="de-DE"/>
        </w:rPr>
        <w:t>3. Renta</w:t>
      </w:r>
    </w:p>
    <w:p w14:paraId="428FCB0F" w14:textId="3ED6B594" w:rsidR="0063281B" w:rsidRDefault="00000000">
      <w:pPr>
        <w:pStyle w:val="Cuerpo"/>
      </w:pPr>
      <w:r>
        <w:t xml:space="preserve">La renta mensual se fija en </w:t>
      </w:r>
      <w:ins w:id="37" w:author="Joaquin I. Molina Rodríguez" w:date="2025-12-16T18:22:00Z" w16du:dateUtc="2025-12-16T17:22:00Z">
        <w:r w:rsidR="0035209D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35209D">
          <w:instrText xml:space="preserve"> FORMTEXT </w:instrText>
        </w:r>
        <w:r w:rsidR="0035209D">
          <w:fldChar w:fldCharType="separate"/>
        </w:r>
        <w:r w:rsidR="0035209D">
          <w:rPr>
            <w:noProof/>
          </w:rPr>
          <w:t> </w:t>
        </w:r>
        <w:r w:rsidR="0035209D">
          <w:rPr>
            <w:noProof/>
          </w:rPr>
          <w:t> </w:t>
        </w:r>
        <w:r w:rsidR="0035209D">
          <w:rPr>
            <w:noProof/>
          </w:rPr>
          <w:t> </w:t>
        </w:r>
        <w:r w:rsidR="0035209D">
          <w:rPr>
            <w:noProof/>
          </w:rPr>
          <w:t> </w:t>
        </w:r>
        <w:r w:rsidR="0035209D">
          <w:rPr>
            <w:noProof/>
          </w:rPr>
          <w:t> </w:t>
        </w:r>
        <w:r w:rsidR="0035209D">
          <w:fldChar w:fldCharType="end"/>
        </w:r>
        <w:r w:rsidR="0035209D" w:rsidDel="0035209D">
          <w:t xml:space="preserve"> </w:t>
        </w:r>
      </w:ins>
      <w:del w:id="38" w:author="Joaquin I. Molina Rodríguez" w:date="2025-12-16T18:22:00Z" w16du:dateUtc="2025-12-16T17:22:00Z">
        <w:r w:rsidDel="0035209D">
          <w:delText xml:space="preserve">[importe] </w:delText>
        </w:r>
      </w:del>
      <w:r>
        <w:rPr>
          <w:lang w:val="pt-PT"/>
        </w:rPr>
        <w:t>€</w:t>
      </w:r>
      <w:r>
        <w:t>, que el Arrendatario abonará dentro de los primeros cinco días de cada mes mediante:</w:t>
      </w:r>
    </w:p>
    <w:p w14:paraId="216DCEA0" w14:textId="13B1999E" w:rsidR="0063281B" w:rsidRDefault="00000000">
      <w:pPr>
        <w:pStyle w:val="Cuerpo"/>
        <w:numPr>
          <w:ilvl w:val="0"/>
          <w:numId w:val="5"/>
        </w:numPr>
        <w:pPrChange w:id="39" w:author="Joaquin I. Molina Rodríguez" w:date="2025-12-16T19:36:00Z" w16du:dateUtc="2025-12-16T18:36:00Z">
          <w:pPr>
            <w:pStyle w:val="Cuerpo"/>
            <w:numPr>
              <w:numId w:val="2"/>
            </w:numPr>
            <w:ind w:left="680" w:hanging="170"/>
          </w:pPr>
        </w:pPrChange>
      </w:pPr>
      <w:r>
        <w:t xml:space="preserve">Transferencia bancaria a la cuenta: IBAN </w:t>
      </w:r>
      <w:ins w:id="40" w:author="Joaquin I. Molina Rodríguez" w:date="2025-12-16T18:23:00Z" w16du:dateUtc="2025-12-16T17:23:00Z">
        <w:r w:rsidR="0035209D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35209D">
          <w:instrText xml:space="preserve"> FORMTEXT </w:instrText>
        </w:r>
        <w:r w:rsidR="0035209D">
          <w:fldChar w:fldCharType="separate"/>
        </w:r>
        <w:r w:rsidR="0035209D">
          <w:rPr>
            <w:noProof/>
          </w:rPr>
          <w:t> </w:t>
        </w:r>
        <w:r w:rsidR="0035209D">
          <w:rPr>
            <w:noProof/>
          </w:rPr>
          <w:t> </w:t>
        </w:r>
        <w:r w:rsidR="0035209D">
          <w:rPr>
            <w:noProof/>
          </w:rPr>
          <w:t> </w:t>
        </w:r>
        <w:r w:rsidR="0035209D">
          <w:rPr>
            <w:noProof/>
          </w:rPr>
          <w:t> </w:t>
        </w:r>
        <w:r w:rsidR="0035209D">
          <w:rPr>
            <w:noProof/>
          </w:rPr>
          <w:t> </w:t>
        </w:r>
        <w:r w:rsidR="0035209D">
          <w:fldChar w:fldCharType="end"/>
        </w:r>
      </w:ins>
      <w:del w:id="41" w:author="Joaquin I. Molina Rodríguez" w:date="2025-12-16T18:23:00Z" w16du:dateUtc="2025-12-16T17:23:00Z">
        <w:r w:rsidDel="0035209D">
          <w:delText>[●</w:delText>
        </w:r>
        <w:r w:rsidDel="0035209D">
          <w:rPr>
            <w:lang w:val="pt-PT"/>
          </w:rPr>
          <w:delText>]</w:delText>
        </w:r>
      </w:del>
    </w:p>
    <w:p w14:paraId="0C9C913E" w14:textId="0D66675A" w:rsidR="0063281B" w:rsidRDefault="00000000">
      <w:pPr>
        <w:pStyle w:val="Cuerpo"/>
        <w:numPr>
          <w:ilvl w:val="0"/>
          <w:numId w:val="5"/>
        </w:numPr>
        <w:pPrChange w:id="42" w:author="Joaquin I. Molina Rodríguez" w:date="2025-12-16T19:36:00Z" w16du:dateUtc="2025-12-16T18:36:00Z">
          <w:pPr>
            <w:pStyle w:val="Cuerpo"/>
            <w:numPr>
              <w:numId w:val="2"/>
            </w:numPr>
            <w:ind w:left="680" w:hanging="170"/>
          </w:pPr>
        </w:pPrChange>
      </w:pPr>
      <w:r>
        <w:t>Otro medio pactado</w:t>
      </w:r>
      <w:ins w:id="43" w:author="Joaquin I. Molina Rodríguez" w:date="2025-12-16T18:23:00Z" w16du:dateUtc="2025-12-16T17:23:00Z">
        <w:r w:rsidR="0035209D">
          <w:t xml:space="preserve"> </w:t>
        </w:r>
        <w:r w:rsidR="0035209D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35209D">
          <w:instrText xml:space="preserve"> FORMTEXT </w:instrText>
        </w:r>
        <w:r w:rsidR="0035209D">
          <w:fldChar w:fldCharType="separate"/>
        </w:r>
        <w:r w:rsidR="0035209D">
          <w:rPr>
            <w:noProof/>
          </w:rPr>
          <w:t> </w:t>
        </w:r>
        <w:r w:rsidR="0035209D">
          <w:rPr>
            <w:noProof/>
          </w:rPr>
          <w:t> </w:t>
        </w:r>
        <w:r w:rsidR="0035209D">
          <w:rPr>
            <w:noProof/>
          </w:rPr>
          <w:t> </w:t>
        </w:r>
        <w:r w:rsidR="0035209D">
          <w:rPr>
            <w:noProof/>
          </w:rPr>
          <w:t> </w:t>
        </w:r>
        <w:r w:rsidR="0035209D">
          <w:rPr>
            <w:noProof/>
          </w:rPr>
          <w:t> </w:t>
        </w:r>
        <w:r w:rsidR="0035209D">
          <w:fldChar w:fldCharType="end"/>
        </w:r>
      </w:ins>
    </w:p>
    <w:p w14:paraId="6D7CA514" w14:textId="77777777" w:rsidR="0063281B" w:rsidRDefault="00000000">
      <w:pPr>
        <w:pStyle w:val="Cuerpo"/>
      </w:pPr>
      <w:r>
        <w:t>Podrá actualizarse cada añ</w:t>
      </w:r>
      <w:r>
        <w:rPr>
          <w:lang w:val="it-IT"/>
        </w:rPr>
        <w:t xml:space="preserve">o conforme al </w:t>
      </w:r>
      <w:r>
        <w:t>índice permitido por ley en ese momento.</w:t>
      </w:r>
    </w:p>
    <w:p w14:paraId="61D5DAE3" w14:textId="77777777" w:rsidR="0063281B" w:rsidRDefault="00000000">
      <w:pPr>
        <w:pStyle w:val="Subtitulillo"/>
      </w:pPr>
      <w:r>
        <w:rPr>
          <w:lang w:val="it-IT"/>
        </w:rPr>
        <w:t>4. Fianza</w:t>
      </w:r>
    </w:p>
    <w:p w14:paraId="643B2296" w14:textId="270403D9" w:rsidR="0063281B" w:rsidRDefault="00000000">
      <w:pPr>
        <w:pStyle w:val="Cuerpo"/>
      </w:pPr>
      <w:r>
        <w:t>En cumplimiento del art. 36 LAU, el Arrendatario entrega una mensualidad de renta (</w:t>
      </w:r>
      <w:ins w:id="44" w:author="Joaquin I. Molina Rodríguez" w:date="2025-12-16T18:24:00Z" w16du:dateUtc="2025-12-16T17:24:00Z">
        <w:r w:rsidR="0035209D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35209D">
          <w:instrText xml:space="preserve"> FORMTEXT </w:instrText>
        </w:r>
        <w:r w:rsidR="0035209D">
          <w:fldChar w:fldCharType="separate"/>
        </w:r>
        <w:r w:rsidR="0035209D">
          <w:rPr>
            <w:noProof/>
          </w:rPr>
          <w:t> </w:t>
        </w:r>
        <w:r w:rsidR="0035209D">
          <w:rPr>
            <w:noProof/>
          </w:rPr>
          <w:t> </w:t>
        </w:r>
        <w:r w:rsidR="0035209D">
          <w:rPr>
            <w:noProof/>
          </w:rPr>
          <w:t> </w:t>
        </w:r>
        <w:r w:rsidR="0035209D">
          <w:rPr>
            <w:noProof/>
          </w:rPr>
          <w:t> </w:t>
        </w:r>
        <w:r w:rsidR="0035209D">
          <w:rPr>
            <w:noProof/>
          </w:rPr>
          <w:t> </w:t>
        </w:r>
        <w:r w:rsidR="0035209D">
          <w:fldChar w:fldCharType="end"/>
        </w:r>
        <w:r w:rsidR="0035209D" w:rsidDel="0035209D">
          <w:t xml:space="preserve"> </w:t>
        </w:r>
      </w:ins>
      <w:del w:id="45" w:author="Joaquin I. Molina Rodríguez" w:date="2025-12-16T18:24:00Z" w16du:dateUtc="2025-12-16T17:24:00Z">
        <w:r w:rsidDel="0035209D">
          <w:delText xml:space="preserve">[importe] </w:delText>
        </w:r>
      </w:del>
      <w:r>
        <w:rPr>
          <w:lang w:val="pt-PT"/>
        </w:rPr>
        <w:t>€</w:t>
      </w:r>
      <w:r>
        <w:t>) en concepto de fianza legal, destinada a cubrir daños, impagos o incumplimientos.</w:t>
      </w:r>
    </w:p>
    <w:p w14:paraId="4BAAB274" w14:textId="77777777" w:rsidR="0063281B" w:rsidRDefault="00000000">
      <w:pPr>
        <w:pStyle w:val="Cuerpo"/>
      </w:pPr>
      <w:r>
        <w:lastRenderedPageBreak/>
        <w:t>La fianza será devuelta tras la finalización del contrato, una vez verificado el estado del inmueble.</w:t>
      </w:r>
    </w:p>
    <w:p w14:paraId="6E8CDD6F" w14:textId="77777777" w:rsidR="0063281B" w:rsidRDefault="00000000">
      <w:pPr>
        <w:pStyle w:val="Subtitulillo"/>
      </w:pPr>
      <w:r>
        <w:rPr>
          <w:lang w:val="es-ES_tradnl"/>
        </w:rPr>
        <w:t>5. Suministros y gastos</w:t>
      </w:r>
    </w:p>
    <w:p w14:paraId="2D17EE9A" w14:textId="394768E4" w:rsidR="0063281B" w:rsidRDefault="0035209D">
      <w:pPr>
        <w:pStyle w:val="Cuerpo"/>
      </w:pPr>
      <w:ins w:id="46" w:author="Joaquin I. Molina Rodríguez" w:date="2025-12-16T18:24:00Z" w16du:dateUtc="2025-12-16T17:24:00Z">
        <w:r>
          <w:t>Serán a</w:t>
        </w:r>
      </w:ins>
      <w:del w:id="47" w:author="Joaquin I. Molina Rodríguez" w:date="2025-12-16T18:24:00Z" w16du:dateUtc="2025-12-16T17:24:00Z">
        <w:r w:rsidDel="0035209D">
          <w:delText>A</w:delText>
        </w:r>
      </w:del>
      <w:r>
        <w:t xml:space="preserve"> cargo del Arrendatario:</w:t>
      </w:r>
    </w:p>
    <w:p w14:paraId="0A29466B" w14:textId="77777777" w:rsidR="0063281B" w:rsidRDefault="00000000">
      <w:pPr>
        <w:pStyle w:val="Cuerpo"/>
        <w:numPr>
          <w:ilvl w:val="0"/>
          <w:numId w:val="6"/>
        </w:numPr>
        <w:pPrChange w:id="48" w:author="Joaquin I. Molina Rodríguez" w:date="2025-12-16T19:36:00Z" w16du:dateUtc="2025-12-16T18:36:00Z">
          <w:pPr>
            <w:pStyle w:val="Cuerpo"/>
            <w:numPr>
              <w:numId w:val="2"/>
            </w:numPr>
            <w:ind w:left="680" w:hanging="170"/>
          </w:pPr>
        </w:pPrChange>
      </w:pPr>
      <w:r>
        <w:t>E</w:t>
      </w:r>
      <w:r>
        <w:rPr>
          <w:lang w:val="pt-PT"/>
        </w:rPr>
        <w:t>lectricidad</w:t>
      </w:r>
    </w:p>
    <w:p w14:paraId="6C7F1A62" w14:textId="77777777" w:rsidR="0063281B" w:rsidRDefault="00000000">
      <w:pPr>
        <w:pStyle w:val="Cuerpo"/>
        <w:numPr>
          <w:ilvl w:val="0"/>
          <w:numId w:val="6"/>
        </w:numPr>
        <w:pPrChange w:id="49" w:author="Joaquin I. Molina Rodríguez" w:date="2025-12-16T19:36:00Z" w16du:dateUtc="2025-12-16T18:36:00Z">
          <w:pPr>
            <w:pStyle w:val="Cuerpo"/>
            <w:numPr>
              <w:numId w:val="2"/>
            </w:numPr>
            <w:ind w:left="680" w:hanging="170"/>
          </w:pPr>
        </w:pPrChange>
      </w:pPr>
      <w:r>
        <w:t>A</w:t>
      </w:r>
      <w:r>
        <w:rPr>
          <w:lang w:val="it-IT"/>
        </w:rPr>
        <w:t>gua</w:t>
      </w:r>
    </w:p>
    <w:p w14:paraId="6324258C" w14:textId="77777777" w:rsidR="0063281B" w:rsidRDefault="00000000">
      <w:pPr>
        <w:pStyle w:val="Cuerpo"/>
        <w:numPr>
          <w:ilvl w:val="0"/>
          <w:numId w:val="6"/>
        </w:numPr>
        <w:pPrChange w:id="50" w:author="Joaquin I. Molina Rodríguez" w:date="2025-12-16T19:36:00Z" w16du:dateUtc="2025-12-16T18:36:00Z">
          <w:pPr>
            <w:pStyle w:val="Cuerpo"/>
            <w:numPr>
              <w:numId w:val="2"/>
            </w:numPr>
            <w:ind w:left="680" w:hanging="170"/>
          </w:pPr>
        </w:pPrChange>
      </w:pPr>
      <w:r>
        <w:t>Gas</w:t>
      </w:r>
    </w:p>
    <w:p w14:paraId="7CC1671D" w14:textId="77777777" w:rsidR="0063281B" w:rsidRDefault="00000000">
      <w:pPr>
        <w:pStyle w:val="Cuerpo"/>
        <w:numPr>
          <w:ilvl w:val="0"/>
          <w:numId w:val="6"/>
        </w:numPr>
        <w:pPrChange w:id="51" w:author="Joaquin I. Molina Rodríguez" w:date="2025-12-16T19:36:00Z" w16du:dateUtc="2025-12-16T18:36:00Z">
          <w:pPr>
            <w:pStyle w:val="Cuerpo"/>
            <w:numPr>
              <w:numId w:val="2"/>
            </w:numPr>
            <w:ind w:left="680" w:hanging="170"/>
          </w:pPr>
        </w:pPrChange>
      </w:pPr>
      <w:r>
        <w:rPr>
          <w:lang w:val="da-DK"/>
        </w:rPr>
        <w:t>Internet</w:t>
      </w:r>
    </w:p>
    <w:p w14:paraId="229DBC06" w14:textId="77777777" w:rsidR="0063281B" w:rsidRDefault="00000000">
      <w:pPr>
        <w:pStyle w:val="Cuerpo"/>
        <w:numPr>
          <w:ilvl w:val="0"/>
          <w:numId w:val="6"/>
        </w:numPr>
        <w:pPrChange w:id="52" w:author="Joaquin I. Molina Rodríguez" w:date="2025-12-16T19:36:00Z" w16du:dateUtc="2025-12-16T18:36:00Z">
          <w:pPr>
            <w:pStyle w:val="Cuerpo"/>
            <w:numPr>
              <w:numId w:val="2"/>
            </w:numPr>
            <w:ind w:left="680" w:hanging="170"/>
          </w:pPr>
        </w:pPrChange>
      </w:pPr>
      <w:r>
        <w:t>Alta/baja de servicios contratados</w:t>
      </w:r>
    </w:p>
    <w:p w14:paraId="1842E8A8" w14:textId="77777777" w:rsidR="0063281B" w:rsidDel="006D50CA" w:rsidRDefault="00000000">
      <w:pPr>
        <w:pStyle w:val="Cuerpo"/>
        <w:numPr>
          <w:ilvl w:val="0"/>
          <w:numId w:val="6"/>
        </w:numPr>
        <w:rPr>
          <w:del w:id="53" w:author="Joaquin I. Molina Rodríguez" w:date="2025-12-16T19:44:00Z" w16du:dateUtc="2025-12-16T18:44:00Z"/>
        </w:rPr>
        <w:pPrChange w:id="54" w:author="Joaquin I. Molina Rodríguez" w:date="2025-12-16T19:36:00Z" w16du:dateUtc="2025-12-16T18:36:00Z">
          <w:pPr>
            <w:pStyle w:val="Cuerpo"/>
            <w:numPr>
              <w:numId w:val="2"/>
            </w:numPr>
            <w:ind w:left="680" w:hanging="170"/>
          </w:pPr>
        </w:pPrChange>
      </w:pPr>
      <w:r>
        <w:t>Reparaciones de mantenimiento por desgaste</w:t>
      </w:r>
    </w:p>
    <w:p w14:paraId="59E42A87" w14:textId="77777777" w:rsidR="0063281B" w:rsidRDefault="0063281B">
      <w:pPr>
        <w:pStyle w:val="Cuerpo"/>
        <w:numPr>
          <w:ilvl w:val="0"/>
          <w:numId w:val="6"/>
        </w:numPr>
        <w:pPrChange w:id="55" w:author="Joaquin I. Molina Rodríguez" w:date="2025-12-16T19:44:00Z" w16du:dateUtc="2025-12-16T18:44:00Z">
          <w:pPr>
            <w:pStyle w:val="Cuerpo"/>
          </w:pPr>
        </w:pPrChange>
      </w:pPr>
    </w:p>
    <w:p w14:paraId="21407169" w14:textId="7985C909" w:rsidR="0063281B" w:rsidRDefault="0035209D">
      <w:pPr>
        <w:pStyle w:val="Cuerpo"/>
      </w:pPr>
      <w:ins w:id="56" w:author="Joaquin I. Molina Rodríguez" w:date="2025-12-16T18:24:00Z" w16du:dateUtc="2025-12-16T17:24:00Z">
        <w:r>
          <w:t>Serán</w:t>
        </w:r>
      </w:ins>
      <w:del w:id="57" w:author="Joaquin I. Molina Rodríguez" w:date="2025-12-16T18:24:00Z" w16du:dateUtc="2025-12-16T17:24:00Z">
        <w:r w:rsidDel="0035209D">
          <w:delText>A</w:delText>
        </w:r>
      </w:del>
      <w:r>
        <w:t xml:space="preserve"> cargo del Arrendador:</w:t>
      </w:r>
    </w:p>
    <w:p w14:paraId="404B7FFE" w14:textId="77777777" w:rsidR="0063281B" w:rsidRDefault="00000000">
      <w:pPr>
        <w:pStyle w:val="Cuerpo"/>
        <w:numPr>
          <w:ilvl w:val="0"/>
          <w:numId w:val="7"/>
        </w:numPr>
        <w:pPrChange w:id="58" w:author="Joaquin I. Molina Rodríguez" w:date="2025-12-16T19:36:00Z" w16du:dateUtc="2025-12-16T18:36:00Z">
          <w:pPr>
            <w:pStyle w:val="Cuerpo"/>
            <w:numPr>
              <w:numId w:val="2"/>
            </w:numPr>
            <w:ind w:left="680" w:hanging="170"/>
          </w:pPr>
        </w:pPrChange>
      </w:pPr>
      <w:r>
        <w:t>G</w:t>
      </w:r>
      <w:r>
        <w:rPr>
          <w:lang w:val="pt-PT"/>
        </w:rPr>
        <w:t>astos de comunidad</w:t>
      </w:r>
    </w:p>
    <w:p w14:paraId="2B7A0B9E" w14:textId="77777777" w:rsidR="0063281B" w:rsidRDefault="00000000">
      <w:pPr>
        <w:pStyle w:val="Cuerpo"/>
        <w:numPr>
          <w:ilvl w:val="0"/>
          <w:numId w:val="7"/>
        </w:numPr>
        <w:pPrChange w:id="59" w:author="Joaquin I. Molina Rodríguez" w:date="2025-12-16T19:36:00Z" w16du:dateUtc="2025-12-16T18:36:00Z">
          <w:pPr>
            <w:pStyle w:val="Cuerpo"/>
            <w:numPr>
              <w:numId w:val="2"/>
            </w:numPr>
            <w:ind w:left="680" w:hanging="170"/>
          </w:pPr>
        </w:pPrChange>
      </w:pPr>
      <w:r>
        <w:rPr>
          <w:lang w:val="da-DK"/>
        </w:rPr>
        <w:t>IBI</w:t>
      </w:r>
    </w:p>
    <w:p w14:paraId="041C65CC" w14:textId="77777777" w:rsidR="0063281B" w:rsidRDefault="00000000">
      <w:pPr>
        <w:pStyle w:val="Cuerpo"/>
        <w:numPr>
          <w:ilvl w:val="0"/>
          <w:numId w:val="7"/>
        </w:numPr>
        <w:pPrChange w:id="60" w:author="Joaquin I. Molina Rodríguez" w:date="2025-12-16T19:36:00Z" w16du:dateUtc="2025-12-16T18:36:00Z">
          <w:pPr>
            <w:pStyle w:val="Cuerpo"/>
            <w:numPr>
              <w:numId w:val="2"/>
            </w:numPr>
            <w:ind w:left="680" w:hanging="170"/>
          </w:pPr>
        </w:pPrChange>
      </w:pPr>
      <w:r>
        <w:t>Tasa de basuras</w:t>
      </w:r>
    </w:p>
    <w:p w14:paraId="5079FBD4" w14:textId="77777777" w:rsidR="0063281B" w:rsidRDefault="00000000">
      <w:pPr>
        <w:pStyle w:val="Cuerpo"/>
        <w:numPr>
          <w:ilvl w:val="0"/>
          <w:numId w:val="7"/>
        </w:numPr>
        <w:pPrChange w:id="61" w:author="Joaquin I. Molina Rodríguez" w:date="2025-12-16T19:36:00Z" w16du:dateUtc="2025-12-16T18:36:00Z">
          <w:pPr>
            <w:pStyle w:val="Cuerpo"/>
            <w:numPr>
              <w:numId w:val="2"/>
            </w:numPr>
            <w:ind w:left="680" w:hanging="170"/>
          </w:pPr>
        </w:pPrChange>
      </w:pPr>
      <w:r>
        <w:t>S</w:t>
      </w:r>
      <w:r>
        <w:rPr>
          <w:lang w:val="pt-PT"/>
        </w:rPr>
        <w:t>eguros</w:t>
      </w:r>
      <w:r>
        <w:t xml:space="preserve"> obligatorios del inmueble</w:t>
      </w:r>
    </w:p>
    <w:p w14:paraId="72BEE11C" w14:textId="77777777" w:rsidR="0063281B" w:rsidRDefault="00000000">
      <w:pPr>
        <w:pStyle w:val="Cuerpo"/>
        <w:numPr>
          <w:ilvl w:val="0"/>
          <w:numId w:val="7"/>
        </w:numPr>
        <w:pPrChange w:id="62" w:author="Joaquin I. Molina Rodríguez" w:date="2025-12-16T19:36:00Z" w16du:dateUtc="2025-12-16T18:36:00Z">
          <w:pPr>
            <w:pStyle w:val="Cuerpo"/>
            <w:numPr>
              <w:numId w:val="2"/>
            </w:numPr>
            <w:ind w:left="680" w:hanging="170"/>
          </w:pPr>
        </w:pPrChange>
      </w:pPr>
      <w:r>
        <w:t>Reparaciones estructurales o de conservación</w:t>
      </w:r>
    </w:p>
    <w:p w14:paraId="1FCEDAFF" w14:textId="77777777" w:rsidR="0063281B" w:rsidRDefault="00000000">
      <w:pPr>
        <w:pStyle w:val="Subtitulillo"/>
      </w:pPr>
      <w:r>
        <w:rPr>
          <w:lang w:val="pt-PT"/>
        </w:rPr>
        <w:t>6. Conservaci</w:t>
      </w:r>
      <w:r>
        <w:rPr>
          <w:lang w:val="es-ES_tradnl"/>
        </w:rPr>
        <w:t>ón y reparaciones</w:t>
      </w:r>
    </w:p>
    <w:p w14:paraId="5DB42ACC" w14:textId="77777777" w:rsidR="0063281B" w:rsidRDefault="00000000">
      <w:pPr>
        <w:pStyle w:val="Cuerpo"/>
      </w:pPr>
      <w:r>
        <w:t>Obligaciones del Arrendador:</w:t>
      </w:r>
    </w:p>
    <w:p w14:paraId="63DABCDB" w14:textId="77777777" w:rsidR="0063281B" w:rsidRDefault="00000000">
      <w:pPr>
        <w:pStyle w:val="Cuerpo"/>
      </w:pPr>
      <w:r>
        <w:t>Llevar a cabo reparaciones necesarias para conservar la vivienda en condiciones de habitabilidad.</w:t>
      </w:r>
    </w:p>
    <w:p w14:paraId="598C1B36" w14:textId="77777777" w:rsidR="0063281B" w:rsidRDefault="00000000">
      <w:pPr>
        <w:pStyle w:val="Cuerpo"/>
      </w:pPr>
      <w:r>
        <w:lastRenderedPageBreak/>
        <w:t>Obligaciones del Arrendatario:</w:t>
      </w:r>
    </w:p>
    <w:p w14:paraId="6EFCD7E8" w14:textId="77777777" w:rsidR="0063281B" w:rsidRDefault="00000000">
      <w:pPr>
        <w:pStyle w:val="Enumeraciones"/>
        <w:numPr>
          <w:ilvl w:val="0"/>
          <w:numId w:val="8"/>
        </w:numPr>
        <w:pPrChange w:id="63" w:author="Joaquin I. Molina Rodríguez" w:date="2025-12-16T19:36:00Z" w16du:dateUtc="2025-12-16T18:36:00Z">
          <w:pPr>
            <w:pStyle w:val="Enumeraciones"/>
            <w:numPr>
              <w:numId w:val="3"/>
            </w:numPr>
            <w:ind w:left="964" w:hanging="454"/>
          </w:pPr>
        </w:pPrChange>
      </w:pPr>
      <w:r>
        <w:t>Reparaciones pequeñas por desgaste de uso ordinario</w:t>
      </w:r>
    </w:p>
    <w:p w14:paraId="74F3D1B2" w14:textId="77777777" w:rsidR="0063281B" w:rsidRDefault="00000000">
      <w:pPr>
        <w:pStyle w:val="Enumeraciones"/>
        <w:numPr>
          <w:ilvl w:val="0"/>
          <w:numId w:val="8"/>
        </w:numPr>
        <w:pPrChange w:id="64" w:author="Joaquin I. Molina Rodríguez" w:date="2025-12-16T19:36:00Z" w16du:dateUtc="2025-12-16T18:36:00Z">
          <w:pPr>
            <w:pStyle w:val="Enumeraciones"/>
            <w:numPr>
              <w:numId w:val="3"/>
            </w:numPr>
            <w:ind w:left="964" w:hanging="454"/>
          </w:pPr>
        </w:pPrChange>
      </w:pPr>
      <w:r>
        <w:t>Mantenimiento básico (bombillas, pilas de mandos, limpieza, etc.)</w:t>
      </w:r>
    </w:p>
    <w:p w14:paraId="48C08197" w14:textId="77777777" w:rsidR="0063281B" w:rsidRDefault="00000000">
      <w:pPr>
        <w:pStyle w:val="Cuerpo"/>
      </w:pPr>
      <w:r>
        <w:t>El Arrendatario notificará por escrito cualquier averí</w:t>
      </w:r>
      <w:r>
        <w:rPr>
          <w:lang w:val="it-IT"/>
        </w:rPr>
        <w:t>a.</w:t>
      </w:r>
    </w:p>
    <w:p w14:paraId="1C38554D" w14:textId="77777777" w:rsidR="0063281B" w:rsidRDefault="00000000">
      <w:pPr>
        <w:pStyle w:val="Subtitulillo"/>
      </w:pPr>
      <w:r>
        <w:rPr>
          <w:lang w:val="pt-PT"/>
        </w:rPr>
        <w:t>7. Obras</w:t>
      </w:r>
    </w:p>
    <w:p w14:paraId="382D1D7A" w14:textId="77777777" w:rsidR="0063281B" w:rsidRDefault="00000000">
      <w:pPr>
        <w:pStyle w:val="Cuerpo"/>
      </w:pPr>
      <w:r>
        <w:t>El Arrendatario no podrá realizar obras, modificar instalaciones o pintar sin autorización expresa del Arrendador.</w:t>
      </w:r>
    </w:p>
    <w:p w14:paraId="35D09522" w14:textId="77777777" w:rsidR="0063281B" w:rsidRDefault="00000000">
      <w:pPr>
        <w:pStyle w:val="Cuerpo"/>
      </w:pPr>
      <w:r>
        <w:t>No se permite instalar electrodom</w:t>
      </w:r>
      <w:r>
        <w:rPr>
          <w:lang w:val="fr-FR"/>
        </w:rPr>
        <w:t>é</w:t>
      </w:r>
      <w:r>
        <w:t>sticos de alto consumo, cerraduras adicionales, aire acondicionado portátil con salida al exterior, ni taladros en zonas sensibles sin permiso.</w:t>
      </w:r>
    </w:p>
    <w:p w14:paraId="1DF5FB97" w14:textId="77777777" w:rsidR="0063281B" w:rsidRDefault="00000000">
      <w:pPr>
        <w:pStyle w:val="Subtitulillo"/>
      </w:pPr>
      <w:r>
        <w:rPr>
          <w:lang w:val="es-ES_tradnl"/>
        </w:rPr>
        <w:t>8. Estado de la vivienda</w:t>
      </w:r>
    </w:p>
    <w:p w14:paraId="00C19937" w14:textId="77777777" w:rsidR="0063281B" w:rsidRDefault="00000000">
      <w:pPr>
        <w:pStyle w:val="Cuerpo"/>
      </w:pPr>
      <w:r>
        <w:t>El Arrendatario declara haber recibido la vivienda en buen estado de uso y limpieza, con inventario cuando exista.</w:t>
      </w:r>
    </w:p>
    <w:p w14:paraId="1E1F7FCA" w14:textId="77777777" w:rsidR="0063281B" w:rsidDel="006D50CA" w:rsidRDefault="00000000">
      <w:pPr>
        <w:pStyle w:val="Cuerpo"/>
        <w:rPr>
          <w:del w:id="65" w:author="Joaquin I. Molina Rodríguez" w:date="2025-12-16T19:44:00Z" w16du:dateUtc="2025-12-16T18:44:00Z"/>
        </w:rPr>
      </w:pPr>
      <w:r>
        <w:t>Al finalizar, deberá devolverla en condiciones similares, salvo desgaste normal por uso adecuado.</w:t>
      </w:r>
    </w:p>
    <w:p w14:paraId="67D5EB8D" w14:textId="77777777" w:rsidR="006D50CA" w:rsidRDefault="006D50CA">
      <w:pPr>
        <w:pStyle w:val="Cuerpo"/>
        <w:rPr>
          <w:ins w:id="66" w:author="Joaquin I. Molina Rodríguez" w:date="2025-12-16T19:39:00Z" w16du:dateUtc="2025-12-16T18:39:00Z"/>
        </w:rPr>
        <w:pPrChange w:id="67" w:author="Joaquin I. Molina Rodríguez" w:date="2025-12-16T19:44:00Z" w16du:dateUtc="2025-12-16T18:44:00Z">
          <w:pPr>
            <w:pStyle w:val="Subtitulillo"/>
          </w:pPr>
        </w:pPrChange>
      </w:pPr>
    </w:p>
    <w:p w14:paraId="397633B0" w14:textId="5E6F1DC5" w:rsidR="0063281B" w:rsidRDefault="00000000">
      <w:pPr>
        <w:pStyle w:val="Subtitulillo"/>
      </w:pPr>
      <w:r>
        <w:rPr>
          <w:lang w:val="es-ES_tradnl"/>
        </w:rPr>
        <w:t>9. Uso y prohibiciones</w:t>
      </w:r>
    </w:p>
    <w:p w14:paraId="06A9BAF9" w14:textId="77777777" w:rsidR="0063281B" w:rsidRDefault="00000000">
      <w:pPr>
        <w:pStyle w:val="Cuerpo"/>
      </w:pPr>
      <w:r>
        <w:t>El Arrendatario se compromete a:</w:t>
      </w:r>
    </w:p>
    <w:p w14:paraId="38769E07" w14:textId="77777777" w:rsidR="0063281B" w:rsidRDefault="00000000">
      <w:pPr>
        <w:pStyle w:val="Enumeraciones"/>
        <w:numPr>
          <w:ilvl w:val="0"/>
          <w:numId w:val="9"/>
        </w:numPr>
        <w:pPrChange w:id="68" w:author="Joaquin I. Molina Rodríguez" w:date="2025-12-16T19:36:00Z" w16du:dateUtc="2025-12-16T18:36:00Z">
          <w:pPr>
            <w:pStyle w:val="Enumeraciones"/>
            <w:numPr>
              <w:numId w:val="3"/>
            </w:numPr>
            <w:ind w:left="964" w:hanging="454"/>
          </w:pPr>
        </w:pPrChange>
      </w:pPr>
      <w:r>
        <w:lastRenderedPageBreak/>
        <w:t>Ocupar la vivienda exclusivamente como domicilio habitual</w:t>
      </w:r>
    </w:p>
    <w:p w14:paraId="39993588" w14:textId="77777777" w:rsidR="0063281B" w:rsidRDefault="00000000">
      <w:pPr>
        <w:pStyle w:val="Enumeraciones"/>
        <w:numPr>
          <w:ilvl w:val="0"/>
          <w:numId w:val="9"/>
        </w:numPr>
        <w:pPrChange w:id="69" w:author="Joaquin I. Molina Rodríguez" w:date="2025-12-16T19:36:00Z" w16du:dateUtc="2025-12-16T18:36:00Z">
          <w:pPr>
            <w:pStyle w:val="Enumeraciones"/>
            <w:numPr>
              <w:numId w:val="3"/>
            </w:numPr>
            <w:ind w:left="964" w:hanging="454"/>
          </w:pPr>
        </w:pPrChange>
      </w:pPr>
      <w:r>
        <w:t>No realizar actividades molestas, insalubres o peligrosas</w:t>
      </w:r>
    </w:p>
    <w:p w14:paraId="45A764B8" w14:textId="77777777" w:rsidR="0063281B" w:rsidRDefault="00000000">
      <w:pPr>
        <w:pStyle w:val="Enumeraciones"/>
        <w:numPr>
          <w:ilvl w:val="0"/>
          <w:numId w:val="9"/>
        </w:numPr>
        <w:pPrChange w:id="70" w:author="Joaquin I. Molina Rodríguez" w:date="2025-12-16T19:36:00Z" w16du:dateUtc="2025-12-16T18:36:00Z">
          <w:pPr>
            <w:pStyle w:val="Enumeraciones"/>
            <w:numPr>
              <w:numId w:val="3"/>
            </w:numPr>
            <w:ind w:left="964" w:hanging="454"/>
          </w:pPr>
        </w:pPrChange>
      </w:pPr>
      <w:r>
        <w:t>No subarrendar ni ceder la vivienda</w:t>
      </w:r>
    </w:p>
    <w:p w14:paraId="41CFB72B" w14:textId="77777777" w:rsidR="0063281B" w:rsidRDefault="00000000">
      <w:pPr>
        <w:pStyle w:val="Enumeraciones"/>
        <w:numPr>
          <w:ilvl w:val="0"/>
          <w:numId w:val="9"/>
        </w:numPr>
        <w:pPrChange w:id="71" w:author="Joaquin I. Molina Rodríguez" w:date="2025-12-16T19:36:00Z" w16du:dateUtc="2025-12-16T18:36:00Z">
          <w:pPr>
            <w:pStyle w:val="Enumeraciones"/>
            <w:numPr>
              <w:numId w:val="3"/>
            </w:numPr>
            <w:ind w:left="964" w:hanging="454"/>
          </w:pPr>
        </w:pPrChange>
      </w:pPr>
      <w:r>
        <w:t>No alojar más ocupantes de los permitidos</w:t>
      </w:r>
    </w:p>
    <w:p w14:paraId="58B2BBAB" w14:textId="77777777" w:rsidR="0063281B" w:rsidRDefault="00000000">
      <w:pPr>
        <w:pStyle w:val="Cuerpo"/>
      </w:pPr>
      <w:r>
        <w:t>Las mascotas estarán prohibidas salvo autorización escrita del Arrendador.</w:t>
      </w:r>
    </w:p>
    <w:p w14:paraId="5BD68129" w14:textId="77777777" w:rsidR="0063281B" w:rsidRDefault="00000000">
      <w:pPr>
        <w:pStyle w:val="Subtitulillo"/>
      </w:pPr>
      <w:r>
        <w:rPr>
          <w:lang w:val="es-ES_tradnl"/>
        </w:rPr>
        <w:t>10. Entrada del Arrendador al inmueble</w:t>
      </w:r>
    </w:p>
    <w:p w14:paraId="4F25ED44" w14:textId="77777777" w:rsidR="0063281B" w:rsidRDefault="00000000">
      <w:pPr>
        <w:pStyle w:val="Cuerpo"/>
      </w:pPr>
      <w:r>
        <w:t xml:space="preserve">El Arrendador solo podrá </w:t>
      </w:r>
      <w:r>
        <w:rPr>
          <w:lang w:val="it-IT"/>
        </w:rPr>
        <w:t>acceder:</w:t>
      </w:r>
    </w:p>
    <w:p w14:paraId="7D0C2EB4" w14:textId="77777777" w:rsidR="0063281B" w:rsidRDefault="00000000">
      <w:pPr>
        <w:pStyle w:val="Cuerpo"/>
        <w:numPr>
          <w:ilvl w:val="0"/>
          <w:numId w:val="10"/>
        </w:numPr>
        <w:pPrChange w:id="72" w:author="Joaquin I. Molina Rodríguez" w:date="2025-12-16T19:36:00Z" w16du:dateUtc="2025-12-16T18:36:00Z">
          <w:pPr>
            <w:pStyle w:val="Cuerpo"/>
            <w:numPr>
              <w:numId w:val="2"/>
            </w:numPr>
            <w:ind w:left="680" w:hanging="170"/>
          </w:pPr>
        </w:pPrChange>
      </w:pPr>
      <w:r>
        <w:t>Con consentimiento del Arrendatario</w:t>
      </w:r>
    </w:p>
    <w:p w14:paraId="5768A9E6" w14:textId="77777777" w:rsidR="0063281B" w:rsidRDefault="00000000">
      <w:pPr>
        <w:pStyle w:val="Cuerpo"/>
        <w:numPr>
          <w:ilvl w:val="0"/>
          <w:numId w:val="10"/>
        </w:numPr>
        <w:pPrChange w:id="73" w:author="Joaquin I. Molina Rodríguez" w:date="2025-12-16T19:36:00Z" w16du:dateUtc="2025-12-16T18:36:00Z">
          <w:pPr>
            <w:pStyle w:val="Cuerpo"/>
            <w:numPr>
              <w:numId w:val="2"/>
            </w:numPr>
            <w:ind w:left="680" w:hanging="170"/>
          </w:pPr>
        </w:pPrChange>
      </w:pPr>
      <w:r>
        <w:t>Para reparaciones necesarias</w:t>
      </w:r>
    </w:p>
    <w:p w14:paraId="654AB5CB" w14:textId="77777777" w:rsidR="0063281B" w:rsidRDefault="00000000">
      <w:pPr>
        <w:pStyle w:val="Cuerpo"/>
        <w:numPr>
          <w:ilvl w:val="0"/>
          <w:numId w:val="10"/>
        </w:numPr>
        <w:pPrChange w:id="74" w:author="Joaquin I. Molina Rodríguez" w:date="2025-12-16T19:36:00Z" w16du:dateUtc="2025-12-16T18:36:00Z">
          <w:pPr>
            <w:pStyle w:val="Cuerpo"/>
            <w:numPr>
              <w:numId w:val="2"/>
            </w:numPr>
            <w:ind w:left="680" w:hanging="170"/>
          </w:pPr>
        </w:pPrChange>
      </w:pPr>
      <w:r>
        <w:t>En situaciones de urgencia</w:t>
      </w:r>
    </w:p>
    <w:p w14:paraId="7E2D1365" w14:textId="77777777" w:rsidR="0063281B" w:rsidRDefault="00000000">
      <w:pPr>
        <w:pStyle w:val="Subtitulillo"/>
      </w:pPr>
      <w:r>
        <w:rPr>
          <w:lang w:val="pt-PT"/>
        </w:rPr>
        <w:t>11. Resoluci</w:t>
      </w:r>
      <w:r>
        <w:rPr>
          <w:lang w:val="es-ES_tradnl"/>
        </w:rPr>
        <w:t>ó</w:t>
      </w:r>
      <w:r>
        <w:rPr>
          <w:lang w:val="it-IT"/>
        </w:rPr>
        <w:t>n del contrato</w:t>
      </w:r>
    </w:p>
    <w:p w14:paraId="224E040D" w14:textId="77777777" w:rsidR="0063281B" w:rsidRDefault="00000000">
      <w:pPr>
        <w:pStyle w:val="Cuerpo"/>
      </w:pPr>
      <w:r>
        <w:t>Podrá resolverse por:</w:t>
      </w:r>
    </w:p>
    <w:p w14:paraId="25FE3207" w14:textId="77777777" w:rsidR="0063281B" w:rsidRDefault="00000000">
      <w:pPr>
        <w:pStyle w:val="Cuerpo"/>
        <w:numPr>
          <w:ilvl w:val="0"/>
          <w:numId w:val="12"/>
        </w:numPr>
        <w:ind w:left="1275"/>
        <w:pPrChange w:id="75" w:author="Joaquin I. Molina Rodríguez" w:date="2025-12-16T19:38:00Z" w16du:dateUtc="2025-12-16T18:38:00Z">
          <w:pPr>
            <w:pStyle w:val="Cuerpo"/>
            <w:numPr>
              <w:numId w:val="2"/>
            </w:numPr>
            <w:ind w:left="680" w:hanging="170"/>
          </w:pPr>
        </w:pPrChange>
      </w:pPr>
      <w:r>
        <w:t>I</w:t>
      </w:r>
      <w:r>
        <w:rPr>
          <w:lang w:val="pt-PT"/>
        </w:rPr>
        <w:t>mpago de renta o suministros</w:t>
      </w:r>
    </w:p>
    <w:p w14:paraId="23D1FF13" w14:textId="77777777" w:rsidR="0063281B" w:rsidRDefault="00000000">
      <w:pPr>
        <w:pStyle w:val="Cuerpo"/>
        <w:numPr>
          <w:ilvl w:val="0"/>
          <w:numId w:val="12"/>
        </w:numPr>
        <w:ind w:left="1275"/>
        <w:pPrChange w:id="76" w:author="Joaquin I. Molina Rodríguez" w:date="2025-12-16T19:38:00Z" w16du:dateUtc="2025-12-16T18:38:00Z">
          <w:pPr>
            <w:pStyle w:val="Cuerpo"/>
            <w:numPr>
              <w:numId w:val="2"/>
            </w:numPr>
            <w:ind w:left="680" w:hanging="170"/>
          </w:pPr>
        </w:pPrChange>
      </w:pPr>
      <w:r>
        <w:t>Daños intencionados al inmueble</w:t>
      </w:r>
    </w:p>
    <w:p w14:paraId="4A334F26" w14:textId="77777777" w:rsidR="0063281B" w:rsidRDefault="00000000">
      <w:pPr>
        <w:pStyle w:val="Cuerpo"/>
        <w:numPr>
          <w:ilvl w:val="0"/>
          <w:numId w:val="12"/>
        </w:numPr>
        <w:ind w:left="1275"/>
        <w:pPrChange w:id="77" w:author="Joaquin I. Molina Rodríguez" w:date="2025-12-16T19:38:00Z" w16du:dateUtc="2025-12-16T18:38:00Z">
          <w:pPr>
            <w:pStyle w:val="Cuerpo"/>
            <w:numPr>
              <w:numId w:val="2"/>
            </w:numPr>
            <w:ind w:left="680" w:hanging="170"/>
          </w:pPr>
        </w:pPrChange>
      </w:pPr>
      <w:r>
        <w:t>Realización de actividades prohibidas</w:t>
      </w:r>
    </w:p>
    <w:p w14:paraId="2D703714" w14:textId="77777777" w:rsidR="0063281B" w:rsidDel="006D50CA" w:rsidRDefault="00000000" w:rsidP="006D50CA">
      <w:pPr>
        <w:pStyle w:val="Cuerpo"/>
        <w:numPr>
          <w:ilvl w:val="0"/>
          <w:numId w:val="12"/>
        </w:numPr>
        <w:ind w:left="1275"/>
        <w:rPr>
          <w:del w:id="78" w:author="Joaquin I. Molina Rodríguez" w:date="2025-12-16T19:39:00Z" w16du:dateUtc="2025-12-16T18:39:00Z"/>
        </w:rPr>
      </w:pPr>
      <w:r>
        <w:t>O</w:t>
      </w:r>
      <w:r>
        <w:rPr>
          <w:lang w:val="pt-PT"/>
        </w:rPr>
        <w:t>bras no autorizadas</w:t>
      </w:r>
    </w:p>
    <w:p w14:paraId="0BCEAFDA" w14:textId="77777777" w:rsidR="006D50CA" w:rsidRDefault="006D50CA">
      <w:pPr>
        <w:pStyle w:val="Cuerpo"/>
        <w:numPr>
          <w:ilvl w:val="0"/>
          <w:numId w:val="12"/>
        </w:numPr>
        <w:ind w:left="1275"/>
        <w:rPr>
          <w:ins w:id="79" w:author="Joaquin I. Molina Rodríguez" w:date="2025-12-16T19:39:00Z" w16du:dateUtc="2025-12-16T18:39:00Z"/>
        </w:rPr>
        <w:pPrChange w:id="80" w:author="Joaquin I. Molina Rodríguez" w:date="2025-12-16T19:38:00Z" w16du:dateUtc="2025-12-16T18:38:00Z">
          <w:pPr>
            <w:pStyle w:val="Cuerpo"/>
            <w:numPr>
              <w:numId w:val="2"/>
            </w:numPr>
            <w:ind w:left="680" w:hanging="170"/>
          </w:pPr>
        </w:pPrChange>
      </w:pPr>
    </w:p>
    <w:p w14:paraId="44FDBEAD" w14:textId="77777777" w:rsidR="0063281B" w:rsidDel="0035209D" w:rsidRDefault="00000000">
      <w:pPr>
        <w:pStyle w:val="Cuerpo"/>
        <w:numPr>
          <w:ilvl w:val="0"/>
          <w:numId w:val="12"/>
        </w:numPr>
        <w:ind w:left="1275"/>
        <w:rPr>
          <w:del w:id="81" w:author="Joaquin I. Molina Rodríguez" w:date="2025-12-16T18:25:00Z" w16du:dateUtc="2025-12-16T17:25:00Z"/>
        </w:rPr>
        <w:pPrChange w:id="82" w:author="Joaquin I. Molina Rodríguez" w:date="2025-12-16T19:39:00Z" w16du:dateUtc="2025-12-16T18:39:00Z">
          <w:pPr>
            <w:pStyle w:val="Cuerpo"/>
            <w:numPr>
              <w:numId w:val="2"/>
            </w:numPr>
            <w:ind w:left="680" w:hanging="170"/>
          </w:pPr>
        </w:pPrChange>
      </w:pPr>
      <w:r>
        <w:t>Subarriendo no permitido</w:t>
      </w:r>
    </w:p>
    <w:p w14:paraId="5588C677" w14:textId="77777777" w:rsidR="0063281B" w:rsidRDefault="0063281B">
      <w:pPr>
        <w:pStyle w:val="Cuerpo"/>
        <w:numPr>
          <w:ilvl w:val="0"/>
          <w:numId w:val="12"/>
        </w:numPr>
        <w:ind w:left="1275"/>
        <w:pPrChange w:id="83" w:author="Joaquin I. Molina Rodríguez" w:date="2025-12-16T19:39:00Z" w16du:dateUtc="2025-12-16T18:39:00Z">
          <w:pPr>
            <w:pStyle w:val="Subtitulillo"/>
          </w:pPr>
        </w:pPrChange>
      </w:pPr>
    </w:p>
    <w:p w14:paraId="7B32B857" w14:textId="77777777" w:rsidR="0063281B" w:rsidRDefault="00000000">
      <w:pPr>
        <w:pStyle w:val="Subtitulillo"/>
      </w:pPr>
      <w:r>
        <w:lastRenderedPageBreak/>
        <w:t>12. Terminaci</w:t>
      </w:r>
      <w:r>
        <w:rPr>
          <w:lang w:val="es-ES_tradnl"/>
        </w:rPr>
        <w:t>ó</w:t>
      </w:r>
      <w:r>
        <w:t>n</w:t>
      </w:r>
    </w:p>
    <w:p w14:paraId="63D6DE22" w14:textId="77777777" w:rsidR="0063281B" w:rsidRDefault="00000000">
      <w:pPr>
        <w:pStyle w:val="Cuerpo"/>
      </w:pPr>
      <w:r>
        <w:t>Una vez finalizado el contrato:</w:t>
      </w:r>
    </w:p>
    <w:p w14:paraId="4514BA35" w14:textId="77777777" w:rsidR="0063281B" w:rsidRDefault="00000000">
      <w:pPr>
        <w:pStyle w:val="Cuerpo"/>
        <w:numPr>
          <w:ilvl w:val="0"/>
          <w:numId w:val="13"/>
        </w:numPr>
        <w:pPrChange w:id="84" w:author="Joaquin I. Molina Rodríguez" w:date="2025-12-16T19:39:00Z" w16du:dateUtc="2025-12-16T18:39:00Z">
          <w:pPr>
            <w:pStyle w:val="Cuerpo"/>
            <w:numPr>
              <w:numId w:val="2"/>
            </w:numPr>
            <w:ind w:left="680" w:hanging="170"/>
          </w:pPr>
        </w:pPrChange>
      </w:pPr>
      <w:r>
        <w:t>S</w:t>
      </w:r>
      <w:r>
        <w:rPr>
          <w:lang w:val="pt-PT"/>
        </w:rPr>
        <w:t>e realizar</w:t>
      </w:r>
      <w:r>
        <w:t>á revisión del inmueble</w:t>
      </w:r>
    </w:p>
    <w:p w14:paraId="473866C2" w14:textId="77777777" w:rsidR="0063281B" w:rsidRDefault="00000000">
      <w:pPr>
        <w:pStyle w:val="Cuerpo"/>
        <w:numPr>
          <w:ilvl w:val="0"/>
          <w:numId w:val="13"/>
        </w:numPr>
        <w:pPrChange w:id="85" w:author="Joaquin I. Molina Rodríguez" w:date="2025-12-16T19:39:00Z" w16du:dateUtc="2025-12-16T18:39:00Z">
          <w:pPr>
            <w:pStyle w:val="Cuerpo"/>
            <w:numPr>
              <w:numId w:val="2"/>
            </w:numPr>
            <w:ind w:left="680" w:hanging="170"/>
          </w:pPr>
        </w:pPrChange>
      </w:pPr>
      <w:r>
        <w:t>S</w:t>
      </w:r>
      <w:r>
        <w:rPr>
          <w:lang w:val="pt-PT"/>
        </w:rPr>
        <w:t>e entregar</w:t>
      </w:r>
      <w:r>
        <w:t>án todas las llaves</w:t>
      </w:r>
    </w:p>
    <w:p w14:paraId="59CB02B5" w14:textId="77777777" w:rsidR="0063281B" w:rsidRDefault="00000000">
      <w:pPr>
        <w:pStyle w:val="Cuerpo"/>
        <w:numPr>
          <w:ilvl w:val="0"/>
          <w:numId w:val="13"/>
        </w:numPr>
        <w:pPrChange w:id="86" w:author="Joaquin I. Molina Rodríguez" w:date="2025-12-16T19:39:00Z" w16du:dateUtc="2025-12-16T18:39:00Z">
          <w:pPr>
            <w:pStyle w:val="Cuerpo"/>
            <w:numPr>
              <w:numId w:val="2"/>
            </w:numPr>
            <w:ind w:left="680" w:hanging="170"/>
          </w:pPr>
        </w:pPrChange>
      </w:pPr>
      <w:r>
        <w:t>S</w:t>
      </w:r>
      <w:r>
        <w:rPr>
          <w:lang w:val="fr-FR"/>
        </w:rPr>
        <w:t>e liquidar</w:t>
      </w:r>
      <w:r>
        <w:t>án suministros</w:t>
      </w:r>
    </w:p>
    <w:p w14:paraId="5C33B89D" w14:textId="77777777" w:rsidR="0063281B" w:rsidRDefault="00000000">
      <w:pPr>
        <w:pStyle w:val="Cuerpo"/>
        <w:numPr>
          <w:ilvl w:val="0"/>
          <w:numId w:val="13"/>
        </w:numPr>
        <w:pPrChange w:id="87" w:author="Joaquin I. Molina Rodríguez" w:date="2025-12-16T19:39:00Z" w16du:dateUtc="2025-12-16T18:39:00Z">
          <w:pPr>
            <w:pStyle w:val="Cuerpo"/>
            <w:numPr>
              <w:numId w:val="2"/>
            </w:numPr>
            <w:ind w:left="680" w:hanging="170"/>
          </w:pPr>
        </w:pPrChange>
      </w:pPr>
      <w:r>
        <w:t>S</w:t>
      </w:r>
      <w:r>
        <w:rPr>
          <w:lang w:val="pt-PT"/>
        </w:rPr>
        <w:t>e devolver</w:t>
      </w:r>
      <w:r>
        <w:t>á la fianza si procede</w:t>
      </w:r>
    </w:p>
    <w:p w14:paraId="473E373A" w14:textId="77777777" w:rsidR="0063281B" w:rsidRDefault="00000000">
      <w:pPr>
        <w:pStyle w:val="Subtitulillo"/>
      </w:pPr>
      <w:r>
        <w:t>13. Legislaci</w:t>
      </w:r>
      <w:r>
        <w:rPr>
          <w:lang w:val="es-ES_tradnl"/>
        </w:rPr>
        <w:t>ón aplicable</w:t>
      </w:r>
    </w:p>
    <w:p w14:paraId="38D97DE5" w14:textId="77777777" w:rsidR="0063281B" w:rsidRDefault="00000000">
      <w:pPr>
        <w:pStyle w:val="Cuerpo"/>
      </w:pPr>
      <w:r>
        <w:t>Este contrato se rige por la Ley de Arrendamientos Urbanos y por el Có</w:t>
      </w:r>
      <w:r>
        <w:rPr>
          <w:lang w:val="pt-PT"/>
        </w:rPr>
        <w:t>digo Civil.</w:t>
      </w:r>
    </w:p>
    <w:p w14:paraId="0ABF7B28" w14:textId="77777777" w:rsidR="0063281B" w:rsidRDefault="00000000">
      <w:pPr>
        <w:pStyle w:val="Subtitulillo"/>
      </w:pPr>
      <w:r>
        <w:rPr>
          <w:lang w:val="es-ES_tradnl"/>
        </w:rPr>
        <w:t>14. Jurisdicció</w:t>
      </w:r>
      <w:r>
        <w:t>n</w:t>
      </w:r>
    </w:p>
    <w:p w14:paraId="1B5CD173" w14:textId="77777777" w:rsidR="00517F12" w:rsidRDefault="00FF6EB7" w:rsidP="00FF6EB7">
      <w:pPr>
        <w:pStyle w:val="Cuerpo"/>
        <w:rPr>
          <w:ins w:id="88" w:author="Joaquin I. Molina Rodríguez" w:date="2025-12-16T19:57:00Z" w16du:dateUtc="2025-12-16T18:57:00Z"/>
        </w:rPr>
      </w:pPr>
      <w:ins w:id="89" w:author="Joaquin I. Molina Rodríguez" w:date="2025-12-16T19:51:00Z" w16du:dateUtc="2025-12-16T18:51:00Z">
        <w:r>
          <w:t xml:space="preserve">Para cualquier controversia derivada de este contrato, ambas partes se someten a los tribunales de </w:t>
        </w:r>
        <w:r>
          <w:fldChar w:fldCharType="begin">
            <w:ffData>
              <w:name w:val="Texto12"/>
              <w:enabled/>
              <w:calcOnExit w:val="0"/>
              <w:textInput/>
            </w:ffData>
          </w:fldChar>
        </w:r>
        <w:bookmarkStart w:id="90" w:name="Texto12"/>
        <w:r>
          <w:instrText xml:space="preserve"> FORMTEXT </w:instrText>
        </w:r>
        <w:r>
          <w:fldChar w:fldCharType="separate"/>
        </w:r>
        <w:r>
          <w:rPr>
            <w:noProof/>
          </w:rPr>
          <w:t> </w:t>
        </w:r>
        <w:r>
          <w:rPr>
            <w:noProof/>
          </w:rPr>
          <w:t> </w:t>
        </w:r>
        <w:r>
          <w:rPr>
            <w:noProof/>
          </w:rPr>
          <w:t> </w:t>
        </w:r>
        <w:r>
          <w:rPr>
            <w:noProof/>
          </w:rPr>
          <w:t> </w:t>
        </w:r>
        <w:r>
          <w:rPr>
            <w:noProof/>
          </w:rPr>
          <w:t> </w:t>
        </w:r>
        <w:r>
          <w:fldChar w:fldCharType="end"/>
        </w:r>
        <w:bookmarkEnd w:id="90"/>
        <w:r>
          <w:t xml:space="preserve">, renunciando a cualquier otro fuero que pudiera corresponderles. </w:t>
        </w:r>
      </w:ins>
    </w:p>
    <w:p w14:paraId="6EE47383" w14:textId="6E1D2804" w:rsidR="0063281B" w:rsidDel="00FF6EB7" w:rsidRDefault="00FF6EB7" w:rsidP="00517F12">
      <w:pPr>
        <w:pStyle w:val="Cuerpo"/>
        <w:rPr>
          <w:del w:id="91" w:author="Joaquin I. Molina Rodríguez" w:date="2025-12-16T19:51:00Z" w16du:dateUtc="2025-12-16T18:51:00Z"/>
        </w:rPr>
        <w:pPrChange w:id="92" w:author="Joaquin I. Molina Rodríguez" w:date="2025-12-16T19:57:00Z" w16du:dateUtc="2025-12-16T18:57:00Z">
          <w:pPr>
            <w:pStyle w:val="Cuerpo"/>
          </w:pPr>
        </w:pPrChange>
      </w:pPr>
      <w:ins w:id="93" w:author="Joaquin I. Molina Rodríguez" w:date="2025-12-16T19:51:00Z" w16du:dateUtc="2025-12-16T18:51:00Z">
        <w:r>
          <w:fldChar w:fldCharType="begin">
            <w:ffData>
              <w:name w:val="Texto16"/>
              <w:enabled/>
              <w:calcOnExit w:val="0"/>
              <w:textInput/>
            </w:ffData>
          </w:fldChar>
        </w:r>
        <w:bookmarkStart w:id="94" w:name="Texto16"/>
        <w:r>
          <w:instrText xml:space="preserve"> FORMTEXT </w:instrText>
        </w:r>
        <w:r>
          <w:fldChar w:fldCharType="separate"/>
        </w:r>
        <w:r>
          <w:rPr>
            <w:noProof/>
          </w:rPr>
          <w:t> </w:t>
        </w:r>
        <w:r>
          <w:rPr>
            <w:noProof/>
          </w:rPr>
          <w:t> </w:t>
        </w:r>
        <w:r>
          <w:rPr>
            <w:noProof/>
          </w:rPr>
          <w:t> </w:t>
        </w:r>
        <w:r>
          <w:rPr>
            <w:noProof/>
          </w:rPr>
          <w:t> </w:t>
        </w:r>
        <w:r>
          <w:rPr>
            <w:noProof/>
          </w:rPr>
          <w:t> </w:t>
        </w:r>
        <w:r>
          <w:fldChar w:fldCharType="end"/>
        </w:r>
      </w:ins>
      <w:bookmarkEnd w:id="94"/>
      <w:del w:id="95" w:author="Joaquin I. Molina Rodríguez" w:date="2025-12-16T19:51:00Z" w16du:dateUtc="2025-12-16T18:51:00Z">
        <w:r w:rsidR="00000000" w:rsidDel="00FF6EB7">
          <w:delText xml:space="preserve">Las partes se someten a los Juzgados de </w:delText>
        </w:r>
      </w:del>
      <w:del w:id="96" w:author="Joaquin I. Molina Rodríguez" w:date="2025-12-16T18:26:00Z" w16du:dateUtc="2025-12-16T17:26:00Z">
        <w:r w:rsidR="00000000" w:rsidDel="0035209D">
          <w:delText>[localidad]</w:delText>
        </w:r>
      </w:del>
      <w:del w:id="97" w:author="Joaquin I. Molina Rodríguez" w:date="2025-12-16T19:51:00Z" w16du:dateUtc="2025-12-16T18:51:00Z">
        <w:r w:rsidR="00000000" w:rsidDel="00FF6EB7">
          <w:delText>.</w:delText>
        </w:r>
      </w:del>
    </w:p>
    <w:p w14:paraId="7598007F" w14:textId="77777777" w:rsidR="00FF6EB7" w:rsidRDefault="00FF6EB7" w:rsidP="00517F12">
      <w:pPr>
        <w:pStyle w:val="Cuerpo"/>
        <w:ind w:firstLine="0"/>
        <w:rPr>
          <w:ins w:id="98" w:author="Joaquin I. Molina Rodríguez" w:date="2025-12-16T19:51:00Z" w16du:dateUtc="2025-12-16T18:51:00Z"/>
        </w:rPr>
        <w:pPrChange w:id="99" w:author="Joaquin I. Molina Rodríguez" w:date="2025-12-16T19:57:00Z" w16du:dateUtc="2025-12-16T18:57:00Z">
          <w:pPr>
            <w:pStyle w:val="Cuerpo"/>
          </w:pPr>
        </w:pPrChange>
      </w:pPr>
    </w:p>
    <w:p w14:paraId="04175E95" w14:textId="77777777" w:rsidR="0035209D" w:rsidDel="006D50CA" w:rsidRDefault="0035209D">
      <w:pPr>
        <w:pStyle w:val="Cuerpo"/>
        <w:rPr>
          <w:del w:id="100" w:author="Joaquin I. Molina Rodríguez" w:date="2025-12-16T19:40:00Z" w16du:dateUtc="2025-12-16T18:40:00Z"/>
        </w:rPr>
      </w:pPr>
    </w:p>
    <w:p w14:paraId="4CDDE3F6" w14:textId="40CE6387" w:rsidR="00636A28" w:rsidRDefault="00000000" w:rsidP="00636A28">
      <w:pPr>
        <w:pStyle w:val="Cuerpo"/>
        <w:rPr>
          <w:ins w:id="101" w:author="Joaquin I. Molina Rodríguez" w:date="2025-12-16T18:34:00Z" w16du:dateUtc="2025-12-16T17:34:00Z"/>
        </w:rPr>
      </w:pPr>
      <w:r>
        <w:t>Ambas partes firman por duplicado e</w:t>
      </w:r>
      <w:r>
        <w:rPr>
          <w:lang w:val="pt-PT"/>
        </w:rPr>
        <w:t xml:space="preserve">n </w:t>
      </w:r>
      <w:ins w:id="102" w:author="Joaquin I. Molina Rodríguez" w:date="2025-12-16T18:33:00Z" w16du:dateUtc="2025-12-16T17:33:00Z">
        <w:r w:rsidR="00636A28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636A28">
          <w:instrText xml:space="preserve"> FORMTEXT </w:instrText>
        </w:r>
        <w:r w:rsidR="00636A28">
          <w:fldChar w:fldCharType="separate"/>
        </w:r>
        <w:r w:rsidR="00636A28">
          <w:rPr>
            <w:noProof/>
          </w:rPr>
          <w:t> </w:t>
        </w:r>
        <w:r w:rsidR="00636A28">
          <w:rPr>
            <w:noProof/>
          </w:rPr>
          <w:t> </w:t>
        </w:r>
        <w:r w:rsidR="00636A28">
          <w:rPr>
            <w:noProof/>
          </w:rPr>
          <w:t> </w:t>
        </w:r>
        <w:r w:rsidR="00636A28">
          <w:rPr>
            <w:noProof/>
          </w:rPr>
          <w:t> </w:t>
        </w:r>
        <w:r w:rsidR="00636A28">
          <w:rPr>
            <w:noProof/>
          </w:rPr>
          <w:t> </w:t>
        </w:r>
        <w:r w:rsidR="00636A28">
          <w:fldChar w:fldCharType="end"/>
        </w:r>
      </w:ins>
      <w:del w:id="103" w:author="Joaquin I. Molina Rodríguez" w:date="2025-12-16T18:33:00Z" w16du:dateUtc="2025-12-16T17:33:00Z">
        <w:r w:rsidDel="00636A28">
          <w:rPr>
            <w:lang w:val="pt-PT"/>
          </w:rPr>
          <w:delText>[localidad]</w:delText>
        </w:r>
      </w:del>
      <w:r>
        <w:rPr>
          <w:lang w:val="pt-PT"/>
        </w:rPr>
        <w:t xml:space="preserve">, a </w:t>
      </w:r>
      <w:ins w:id="104" w:author="Joaquin I. Molina Rodríguez" w:date="2025-12-16T18:34:00Z" w16du:dateUtc="2025-12-16T17:34:00Z">
        <w:r w:rsidR="00636A28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636A28">
          <w:instrText xml:space="preserve"> FORMTEXT </w:instrText>
        </w:r>
        <w:r w:rsidR="00636A28">
          <w:fldChar w:fldCharType="separate"/>
        </w:r>
        <w:r w:rsidR="00636A28">
          <w:rPr>
            <w:noProof/>
          </w:rPr>
          <w:t> </w:t>
        </w:r>
        <w:r w:rsidR="00636A28">
          <w:rPr>
            <w:noProof/>
          </w:rPr>
          <w:t> </w:t>
        </w:r>
        <w:r w:rsidR="00636A28">
          <w:rPr>
            <w:noProof/>
          </w:rPr>
          <w:t> </w:t>
        </w:r>
        <w:r w:rsidR="00636A28">
          <w:rPr>
            <w:noProof/>
          </w:rPr>
          <w:t> </w:t>
        </w:r>
        <w:r w:rsidR="00636A28">
          <w:rPr>
            <w:noProof/>
          </w:rPr>
          <w:t> </w:t>
        </w:r>
        <w:r w:rsidR="00636A28">
          <w:fldChar w:fldCharType="end"/>
        </w:r>
      </w:ins>
    </w:p>
    <w:p w14:paraId="53315C83" w14:textId="6AA69737" w:rsidR="0063281B" w:rsidDel="006D50CA" w:rsidRDefault="00000000">
      <w:pPr>
        <w:pStyle w:val="Cuerpo"/>
        <w:ind w:firstLine="0"/>
        <w:rPr>
          <w:del w:id="105" w:author="Joaquin I. Molina Rodríguez" w:date="2025-12-16T19:40:00Z" w16du:dateUtc="2025-12-16T18:40:00Z"/>
        </w:rPr>
        <w:pPrChange w:id="106" w:author="Joaquin I. Molina Rodríguez" w:date="2025-12-16T19:51:00Z" w16du:dateUtc="2025-12-16T18:51:00Z">
          <w:pPr>
            <w:pStyle w:val="Cuerposinsangria"/>
          </w:pPr>
        </w:pPrChange>
      </w:pPr>
      <w:del w:id="107" w:author="Joaquin I. Molina Rodríguez" w:date="2025-12-16T18:34:00Z" w16du:dateUtc="2025-12-16T17:34:00Z">
        <w:r w:rsidDel="00636A28">
          <w:rPr>
            <w:lang w:val="pt-PT"/>
          </w:rPr>
          <w:delText>[d</w:delText>
        </w:r>
        <w:r w:rsidDel="00636A28">
          <w:delText>í</w:delText>
        </w:r>
        <w:r w:rsidDel="00636A28">
          <w:rPr>
            <w:lang w:val="pt-PT"/>
          </w:rPr>
          <w:delText>a]</w:delText>
        </w:r>
      </w:del>
      <w:del w:id="108" w:author="Joaquin I. Molina Rodríguez" w:date="2025-12-16T19:51:00Z" w16du:dateUtc="2025-12-16T18:51:00Z">
        <w:r w:rsidDel="00FF6EB7">
          <w:rPr>
            <w:lang w:val="pt-PT"/>
          </w:rPr>
          <w:delText xml:space="preserve"> </w:delText>
        </w:r>
      </w:del>
      <w:r>
        <w:rPr>
          <w:lang w:val="pt-PT"/>
        </w:rPr>
        <w:t xml:space="preserve">de </w:t>
      </w:r>
      <w:ins w:id="109" w:author="Joaquin I. Molina Rodríguez" w:date="2025-12-16T18:34:00Z" w16du:dateUtc="2025-12-16T17:34:00Z">
        <w:r w:rsidR="00636A28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636A28">
          <w:instrText xml:space="preserve"> FORMTEXT </w:instrText>
        </w:r>
        <w:r w:rsidR="00636A28">
          <w:fldChar w:fldCharType="separate"/>
        </w:r>
        <w:r w:rsidR="00636A28">
          <w:rPr>
            <w:noProof/>
          </w:rPr>
          <w:t> </w:t>
        </w:r>
        <w:r w:rsidR="00636A28">
          <w:rPr>
            <w:noProof/>
          </w:rPr>
          <w:t> </w:t>
        </w:r>
        <w:r w:rsidR="00636A28">
          <w:rPr>
            <w:noProof/>
          </w:rPr>
          <w:t> </w:t>
        </w:r>
        <w:r w:rsidR="00636A28">
          <w:rPr>
            <w:noProof/>
          </w:rPr>
          <w:t> </w:t>
        </w:r>
        <w:r w:rsidR="00636A28">
          <w:rPr>
            <w:noProof/>
          </w:rPr>
          <w:t> </w:t>
        </w:r>
        <w:r w:rsidR="00636A28">
          <w:fldChar w:fldCharType="end"/>
        </w:r>
      </w:ins>
      <w:del w:id="110" w:author="Joaquin I. Molina Rodríguez" w:date="2025-12-16T18:34:00Z" w16du:dateUtc="2025-12-16T17:34:00Z">
        <w:r w:rsidDel="00636A28">
          <w:rPr>
            <w:lang w:val="pt-PT"/>
          </w:rPr>
          <w:delText>[mes]</w:delText>
        </w:r>
      </w:del>
      <w:r>
        <w:rPr>
          <w:lang w:val="pt-PT"/>
        </w:rPr>
        <w:t xml:space="preserve"> de </w:t>
      </w:r>
      <w:ins w:id="111" w:author="Joaquin I. Molina Rodríguez" w:date="2025-12-16T18:34:00Z" w16du:dateUtc="2025-12-16T17:34:00Z">
        <w:r w:rsidR="00636A28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636A28">
          <w:instrText xml:space="preserve"> FORMTEXT </w:instrText>
        </w:r>
        <w:r w:rsidR="00636A28">
          <w:fldChar w:fldCharType="separate"/>
        </w:r>
        <w:r w:rsidR="00636A28">
          <w:rPr>
            <w:noProof/>
          </w:rPr>
          <w:t> </w:t>
        </w:r>
        <w:r w:rsidR="00636A28">
          <w:rPr>
            <w:noProof/>
          </w:rPr>
          <w:t> </w:t>
        </w:r>
        <w:r w:rsidR="00636A28">
          <w:rPr>
            <w:noProof/>
          </w:rPr>
          <w:t> </w:t>
        </w:r>
        <w:r w:rsidR="00636A28">
          <w:rPr>
            <w:noProof/>
          </w:rPr>
          <w:t> </w:t>
        </w:r>
        <w:r w:rsidR="00636A28">
          <w:rPr>
            <w:noProof/>
          </w:rPr>
          <w:t> </w:t>
        </w:r>
        <w:r w:rsidR="00636A28">
          <w:fldChar w:fldCharType="end"/>
        </w:r>
      </w:ins>
      <w:del w:id="112" w:author="Joaquin I. Molina Rodríguez" w:date="2025-12-16T18:34:00Z" w16du:dateUtc="2025-12-16T17:34:00Z">
        <w:r w:rsidDel="00636A28">
          <w:rPr>
            <w:lang w:val="pt-PT"/>
          </w:rPr>
          <w:delText>[a</w:delText>
        </w:r>
        <w:r w:rsidDel="00636A28">
          <w:delText>ñ</w:delText>
        </w:r>
        <w:r w:rsidDel="00636A28">
          <w:rPr>
            <w:lang w:val="pt-PT"/>
          </w:rPr>
          <w:delText>o]</w:delText>
        </w:r>
      </w:del>
      <w:r>
        <w:rPr>
          <w:lang w:val="pt-PT"/>
        </w:rPr>
        <w:t>.</w:t>
      </w:r>
    </w:p>
    <w:p w14:paraId="27B6F298" w14:textId="77777777" w:rsidR="0063281B" w:rsidRDefault="0063281B">
      <w:pPr>
        <w:pStyle w:val="Cuerpo"/>
        <w:ind w:firstLine="0"/>
        <w:pPrChange w:id="113" w:author="Joaquin I. Molina Rodríguez" w:date="2025-12-16T19:51:00Z" w16du:dateUtc="2025-12-16T18:51:00Z">
          <w:pPr>
            <w:pStyle w:val="Cuerpo"/>
          </w:pPr>
        </w:pPrChange>
      </w:pPr>
    </w:p>
    <w:p w14:paraId="376239F1" w14:textId="77777777" w:rsidR="006D50CA" w:rsidRDefault="006D50CA" w:rsidP="006D50CA">
      <w:pPr>
        <w:pStyle w:val="Cuerpo"/>
        <w:rPr>
          <w:ins w:id="114" w:author="Joaquin I. Molina Rodríguez" w:date="2025-12-16T19:44:00Z" w16du:dateUtc="2025-12-16T18:44:00Z"/>
          <w:b/>
          <w:bCs/>
        </w:rPr>
      </w:pPr>
    </w:p>
    <w:p w14:paraId="3085855D" w14:textId="5F4A105A" w:rsidR="0063281B" w:rsidDel="006D50CA" w:rsidRDefault="00000000">
      <w:pPr>
        <w:pStyle w:val="Cuerpo"/>
        <w:rPr>
          <w:del w:id="115" w:author="Joaquin I. Molina Rodríguez" w:date="2025-12-16T19:40:00Z" w16du:dateUtc="2025-12-16T18:40:00Z"/>
          <w:b/>
          <w:bCs/>
        </w:rPr>
      </w:pPr>
      <w:r>
        <w:rPr>
          <w:b/>
          <w:bCs/>
        </w:rPr>
        <w:t>El Arrendador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El Arrendatario</w:t>
      </w:r>
    </w:p>
    <w:p w14:paraId="0D5A19F4" w14:textId="77777777" w:rsidR="0063281B" w:rsidDel="006D50CA" w:rsidRDefault="0063281B">
      <w:pPr>
        <w:pStyle w:val="Cuerpo"/>
        <w:rPr>
          <w:del w:id="116" w:author="Joaquin I. Molina Rodríguez" w:date="2025-12-16T19:40:00Z" w16du:dateUtc="2025-12-16T18:40:00Z"/>
        </w:rPr>
      </w:pPr>
    </w:p>
    <w:p w14:paraId="54A25EF6" w14:textId="77777777" w:rsidR="0063281B" w:rsidDel="006D50CA" w:rsidRDefault="0063281B">
      <w:pPr>
        <w:pStyle w:val="Cuerpo"/>
        <w:rPr>
          <w:del w:id="117" w:author="Joaquin I. Molina Rodríguez" w:date="2025-12-16T19:40:00Z" w16du:dateUtc="2025-12-16T18:40:00Z"/>
        </w:rPr>
      </w:pPr>
    </w:p>
    <w:p w14:paraId="7421DB7B" w14:textId="77777777" w:rsidR="0063281B" w:rsidRDefault="0063281B" w:rsidP="006D50CA">
      <w:pPr>
        <w:pStyle w:val="Cuerpo"/>
      </w:pPr>
    </w:p>
    <w:sectPr w:rsidR="0063281B">
      <w:headerReference w:type="even" r:id="rId7"/>
      <w:headerReference w:type="default" r:id="rId8"/>
      <w:footerReference w:type="even" r:id="rId9"/>
      <w:footerReference w:type="default" r:id="rId10"/>
      <w:pgSz w:w="8504" w:h="13039"/>
      <w:pgMar w:top="1134" w:right="1134" w:bottom="1134" w:left="1134" w:header="709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0B7CB" w14:textId="77777777" w:rsidR="004A6335" w:rsidRDefault="004A6335">
      <w:r>
        <w:separator/>
      </w:r>
    </w:p>
  </w:endnote>
  <w:endnote w:type="continuationSeparator" w:id="0">
    <w:p w14:paraId="22E73281" w14:textId="77777777" w:rsidR="004A6335" w:rsidRDefault="004A6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4FF1E" w14:textId="77777777" w:rsidR="0063281B" w:rsidRDefault="00000000">
    <w:pPr>
      <w:pStyle w:val="Cabeceraypie"/>
      <w:tabs>
        <w:tab w:val="clear" w:pos="9020"/>
        <w:tab w:val="center" w:pos="3118"/>
        <w:tab w:val="right" w:pos="6236"/>
      </w:tabs>
      <w:rPr>
        <w:sz w:val="14"/>
        <w:szCs w:val="14"/>
      </w:rPr>
    </w:pPr>
    <w:r>
      <w:rPr>
        <w:sz w:val="14"/>
        <w:szCs w:val="14"/>
      </w:rPr>
      <w:t xml:space="preserve">Recurso básico de </w:t>
    </w:r>
    <w:r>
      <w:rPr>
        <w:sz w:val="14"/>
        <w:szCs w:val="14"/>
      </w:rPr>
      <w:tab/>
    </w:r>
    <w:r>
      <w:rPr>
        <w:sz w:val="14"/>
        <w:szCs w:val="14"/>
      </w:rPr>
      <w:tab/>
    </w:r>
    <w:r>
      <w:fldChar w:fldCharType="begin"/>
    </w:r>
    <w:r>
      <w:instrText xml:space="preserve"> PAGE </w:instrText>
    </w:r>
    <w:r>
      <w:fldChar w:fldCharType="separate"/>
    </w:r>
    <w:r w:rsidR="009D47BD">
      <w:rPr>
        <w:noProof/>
      </w:rPr>
      <w:t>2</w:t>
    </w:r>
    <w:r>
      <w:fldChar w:fldCharType="end"/>
    </w:r>
  </w:p>
  <w:p w14:paraId="745BDBF7" w14:textId="77777777" w:rsidR="0063281B" w:rsidRDefault="00000000">
    <w:pPr>
      <w:pStyle w:val="Cabeceraypie"/>
      <w:tabs>
        <w:tab w:val="clear" w:pos="9020"/>
        <w:tab w:val="center" w:pos="3118"/>
        <w:tab w:val="right" w:pos="6236"/>
      </w:tabs>
    </w:pPr>
    <w:r>
      <w:rPr>
        <w:rStyle w:val="nfasis"/>
        <w:sz w:val="14"/>
        <w:szCs w:val="14"/>
      </w:rPr>
      <w:t>www.tunegocioinmobiliario.com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B5BA0" w14:textId="77777777" w:rsidR="0063281B" w:rsidRDefault="00000000">
    <w:pPr>
      <w:pStyle w:val="Cabeceraypie"/>
      <w:tabs>
        <w:tab w:val="clear" w:pos="9020"/>
        <w:tab w:val="center" w:pos="3118"/>
        <w:tab w:val="right" w:pos="6236"/>
      </w:tabs>
      <w:rPr>
        <w:sz w:val="14"/>
        <w:szCs w:val="14"/>
      </w:rPr>
    </w:pPr>
    <w:r>
      <w:rPr>
        <w:sz w:val="14"/>
        <w:szCs w:val="14"/>
      </w:rPr>
      <w:t xml:space="preserve">Recurso básico de </w:t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 w:rsidR="009D47BD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  <w:p w14:paraId="5B06F852" w14:textId="77777777" w:rsidR="0063281B" w:rsidRDefault="00000000">
    <w:pPr>
      <w:pStyle w:val="Cabeceraypie"/>
      <w:tabs>
        <w:tab w:val="clear" w:pos="9020"/>
        <w:tab w:val="center" w:pos="3118"/>
        <w:tab w:val="right" w:pos="6236"/>
      </w:tabs>
    </w:pPr>
    <w:r>
      <w:rPr>
        <w:rStyle w:val="nfasis"/>
        <w:sz w:val="14"/>
        <w:szCs w:val="14"/>
      </w:rPr>
      <w:t>www.tunegocioinmobiliario.com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D9729" w14:textId="77777777" w:rsidR="004A6335" w:rsidRDefault="004A6335">
      <w:r>
        <w:separator/>
      </w:r>
    </w:p>
  </w:footnote>
  <w:footnote w:type="continuationSeparator" w:id="0">
    <w:p w14:paraId="06378009" w14:textId="77777777" w:rsidR="004A6335" w:rsidRDefault="004A63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B9314" w14:textId="77777777" w:rsidR="0063281B" w:rsidRDefault="0063281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78210" w14:textId="77777777" w:rsidR="0063281B" w:rsidRDefault="0063281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1001"/>
    <w:multiLevelType w:val="hybridMultilevel"/>
    <w:tmpl w:val="2EFAA49A"/>
    <w:lvl w:ilvl="0" w:tplc="040A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" w15:restartNumberingAfterBreak="0">
    <w:nsid w:val="0C6D71CD"/>
    <w:multiLevelType w:val="hybridMultilevel"/>
    <w:tmpl w:val="2382B1B2"/>
    <w:lvl w:ilvl="0" w:tplc="040A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" w15:restartNumberingAfterBreak="0">
    <w:nsid w:val="193C3C55"/>
    <w:multiLevelType w:val="hybridMultilevel"/>
    <w:tmpl w:val="98CC640C"/>
    <w:lvl w:ilvl="0" w:tplc="040A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" w15:restartNumberingAfterBreak="0">
    <w:nsid w:val="1F6C21B8"/>
    <w:multiLevelType w:val="hybridMultilevel"/>
    <w:tmpl w:val="95DC7E34"/>
    <w:lvl w:ilvl="0" w:tplc="040A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" w15:restartNumberingAfterBreak="0">
    <w:nsid w:val="26857DE8"/>
    <w:multiLevelType w:val="hybridMultilevel"/>
    <w:tmpl w:val="EDCC2A50"/>
    <w:numStyleLink w:val="Vieta"/>
  </w:abstractNum>
  <w:abstractNum w:abstractNumId="5" w15:restartNumberingAfterBreak="0">
    <w:nsid w:val="3A0D4238"/>
    <w:multiLevelType w:val="hybridMultilevel"/>
    <w:tmpl w:val="6052BBBA"/>
    <w:lvl w:ilvl="0" w:tplc="040A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6" w15:restartNumberingAfterBreak="0">
    <w:nsid w:val="3D5A5859"/>
    <w:multiLevelType w:val="hybridMultilevel"/>
    <w:tmpl w:val="37E49EFE"/>
    <w:lvl w:ilvl="0" w:tplc="040A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7" w15:restartNumberingAfterBreak="0">
    <w:nsid w:val="514A41F0"/>
    <w:multiLevelType w:val="hybridMultilevel"/>
    <w:tmpl w:val="BC1649D6"/>
    <w:lvl w:ilvl="0" w:tplc="040A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8" w15:restartNumberingAfterBreak="0">
    <w:nsid w:val="5DB0678A"/>
    <w:multiLevelType w:val="hybridMultilevel"/>
    <w:tmpl w:val="EDCC2A50"/>
    <w:styleLink w:val="Vieta"/>
    <w:lvl w:ilvl="0" w:tplc="9740FB6A">
      <w:start w:val="1"/>
      <w:numFmt w:val="bullet"/>
      <w:lvlText w:val="•"/>
      <w:lvlJc w:val="left"/>
      <w:pPr>
        <w:ind w:left="680" w:hanging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 w:tplc="CC124F80">
      <w:start w:val="1"/>
      <w:numFmt w:val="bullet"/>
      <w:lvlText w:val="•"/>
      <w:lvlJc w:val="left"/>
      <w:pPr>
        <w:ind w:left="680" w:hanging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D482CE">
      <w:start w:val="1"/>
      <w:numFmt w:val="bullet"/>
      <w:lvlText w:val="•"/>
      <w:lvlJc w:val="left"/>
      <w:pPr>
        <w:tabs>
          <w:tab w:val="num" w:pos="832"/>
        </w:tabs>
        <w:ind w:left="548" w:firstLine="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934AEBF6">
      <w:start w:val="1"/>
      <w:numFmt w:val="bullet"/>
      <w:lvlText w:val="•"/>
      <w:lvlJc w:val="left"/>
      <w:pPr>
        <w:tabs>
          <w:tab w:val="num" w:pos="1012"/>
        </w:tabs>
        <w:ind w:left="728" w:firstLine="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F86004EA">
      <w:start w:val="1"/>
      <w:numFmt w:val="bullet"/>
      <w:lvlText w:val="•"/>
      <w:lvlJc w:val="left"/>
      <w:pPr>
        <w:tabs>
          <w:tab w:val="num" w:pos="1192"/>
        </w:tabs>
        <w:ind w:left="908" w:firstLine="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BE2AF6A4">
      <w:start w:val="1"/>
      <w:numFmt w:val="bullet"/>
      <w:lvlText w:val="•"/>
      <w:lvlJc w:val="left"/>
      <w:pPr>
        <w:tabs>
          <w:tab w:val="num" w:pos="1372"/>
        </w:tabs>
        <w:ind w:left="1088" w:firstLine="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AD9228CA">
      <w:start w:val="1"/>
      <w:numFmt w:val="bullet"/>
      <w:lvlText w:val="•"/>
      <w:lvlJc w:val="left"/>
      <w:pPr>
        <w:tabs>
          <w:tab w:val="num" w:pos="1552"/>
        </w:tabs>
        <w:ind w:left="1268" w:firstLine="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5850527C">
      <w:start w:val="1"/>
      <w:numFmt w:val="bullet"/>
      <w:lvlText w:val="•"/>
      <w:lvlJc w:val="left"/>
      <w:pPr>
        <w:tabs>
          <w:tab w:val="num" w:pos="1732"/>
        </w:tabs>
        <w:ind w:left="1448" w:firstLine="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BB34689C">
      <w:start w:val="1"/>
      <w:numFmt w:val="bullet"/>
      <w:lvlText w:val="•"/>
      <w:lvlJc w:val="left"/>
      <w:pPr>
        <w:tabs>
          <w:tab w:val="num" w:pos="1912"/>
        </w:tabs>
        <w:ind w:left="1628" w:firstLine="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9" w15:restartNumberingAfterBreak="0">
    <w:nsid w:val="63295F6D"/>
    <w:multiLevelType w:val="hybridMultilevel"/>
    <w:tmpl w:val="3D8221FA"/>
    <w:lvl w:ilvl="0" w:tplc="040A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0" w15:restartNumberingAfterBreak="0">
    <w:nsid w:val="6D6174FA"/>
    <w:multiLevelType w:val="hybridMultilevel"/>
    <w:tmpl w:val="F4C4ABB8"/>
    <w:lvl w:ilvl="0" w:tplc="040A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1" w15:restartNumberingAfterBreak="0">
    <w:nsid w:val="77E26C0E"/>
    <w:multiLevelType w:val="hybridMultilevel"/>
    <w:tmpl w:val="F2DC9708"/>
    <w:lvl w:ilvl="0" w:tplc="43B293F6">
      <w:start w:val="1"/>
      <w:numFmt w:val="bullet"/>
      <w:lvlText w:val="•"/>
      <w:lvlJc w:val="left"/>
      <w:pPr>
        <w:ind w:left="13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 w:tplc="040A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num w:numId="1" w16cid:durableId="1252396639">
    <w:abstractNumId w:val="8"/>
  </w:num>
  <w:num w:numId="2" w16cid:durableId="239337474">
    <w:abstractNumId w:val="4"/>
  </w:num>
  <w:num w:numId="3" w16cid:durableId="1218542247">
    <w:abstractNumId w:val="4"/>
    <w:lvlOverride w:ilvl="0">
      <w:lvl w:ilvl="0" w:tplc="F850B562">
        <w:start w:val="1"/>
        <w:numFmt w:val="bullet"/>
        <w:lvlText w:val="•"/>
        <w:lvlJc w:val="left"/>
        <w:pPr>
          <w:ind w:left="964" w:hanging="4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1">
      <w:lvl w:ilvl="1" w:tplc="1C0C3F04">
        <w:start w:val="1"/>
        <w:numFmt w:val="bullet"/>
        <w:lvlText w:val="•"/>
        <w:lvlJc w:val="left"/>
        <w:pPr>
          <w:ind w:left="964" w:hanging="4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F3692F6">
        <w:start w:val="1"/>
        <w:numFmt w:val="bullet"/>
        <w:lvlText w:val="•"/>
        <w:lvlJc w:val="left"/>
        <w:pPr>
          <w:ind w:left="832" w:hanging="1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76DC455C">
        <w:start w:val="1"/>
        <w:numFmt w:val="bullet"/>
        <w:lvlText w:val="•"/>
        <w:lvlJc w:val="left"/>
        <w:pPr>
          <w:ind w:left="1012" w:hanging="1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5C0E04C4">
        <w:start w:val="1"/>
        <w:numFmt w:val="bullet"/>
        <w:lvlText w:val="•"/>
        <w:lvlJc w:val="left"/>
        <w:pPr>
          <w:ind w:left="1192" w:hanging="1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1F2AF040">
        <w:start w:val="1"/>
        <w:numFmt w:val="bullet"/>
        <w:lvlText w:val="•"/>
        <w:lvlJc w:val="left"/>
        <w:pPr>
          <w:ind w:left="1372" w:hanging="1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605C02B8">
        <w:start w:val="1"/>
        <w:numFmt w:val="bullet"/>
        <w:lvlText w:val="•"/>
        <w:lvlJc w:val="left"/>
        <w:pPr>
          <w:ind w:left="1552" w:hanging="1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B560C308">
        <w:start w:val="1"/>
        <w:numFmt w:val="bullet"/>
        <w:lvlText w:val="•"/>
        <w:lvlJc w:val="left"/>
        <w:pPr>
          <w:ind w:left="1732" w:hanging="1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92761C86">
        <w:start w:val="1"/>
        <w:numFmt w:val="bullet"/>
        <w:lvlText w:val="•"/>
        <w:lvlJc w:val="left"/>
        <w:pPr>
          <w:ind w:left="1912" w:hanging="1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 w16cid:durableId="1224874320">
    <w:abstractNumId w:val="7"/>
  </w:num>
  <w:num w:numId="5" w16cid:durableId="565143392">
    <w:abstractNumId w:val="1"/>
  </w:num>
  <w:num w:numId="6" w16cid:durableId="110638787">
    <w:abstractNumId w:val="0"/>
  </w:num>
  <w:num w:numId="7" w16cid:durableId="1467973021">
    <w:abstractNumId w:val="6"/>
  </w:num>
  <w:num w:numId="8" w16cid:durableId="772821750">
    <w:abstractNumId w:val="9"/>
  </w:num>
  <w:num w:numId="9" w16cid:durableId="2120560574">
    <w:abstractNumId w:val="5"/>
  </w:num>
  <w:num w:numId="10" w16cid:durableId="772945386">
    <w:abstractNumId w:val="2"/>
  </w:num>
  <w:num w:numId="11" w16cid:durableId="870531058">
    <w:abstractNumId w:val="11"/>
  </w:num>
  <w:num w:numId="12" w16cid:durableId="2005011410">
    <w:abstractNumId w:val="3"/>
  </w:num>
  <w:num w:numId="13" w16cid:durableId="2076079854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aquin I. Molina Rodríguez">
    <w15:presenceInfo w15:providerId="Windows Live" w15:userId="f308356ad3d1c2f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trackRevisions/>
  <w:documentProtection w:edit="forms" w:enforcement="1" w:cryptProviderType="rsaAES" w:cryptAlgorithmClass="hash" w:cryptAlgorithmType="typeAny" w:cryptAlgorithmSid="14" w:cryptSpinCount="100000" w:hash="h8OrbTNKfieDG4SyQ+2PC7lNovai9P9zjVgSQIlRh5kmMLRJrmAnm9PaKpQFnzXv/iD2iXTowjbStbXqEQzUNA==" w:salt="lZlwEo0djYZUUKiDFdrFSw=="/>
  <w:defaultTabStop w:val="720"/>
  <w:autoHyphenation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81B"/>
    <w:rsid w:val="00142BBF"/>
    <w:rsid w:val="001C5884"/>
    <w:rsid w:val="00321B06"/>
    <w:rsid w:val="0035209D"/>
    <w:rsid w:val="003527A7"/>
    <w:rsid w:val="00382FD3"/>
    <w:rsid w:val="003E7C82"/>
    <w:rsid w:val="004A6335"/>
    <w:rsid w:val="00517F12"/>
    <w:rsid w:val="005272CB"/>
    <w:rsid w:val="00572518"/>
    <w:rsid w:val="0063281B"/>
    <w:rsid w:val="00636A28"/>
    <w:rsid w:val="006D50CA"/>
    <w:rsid w:val="008517A2"/>
    <w:rsid w:val="0088538F"/>
    <w:rsid w:val="009D47BD"/>
    <w:rsid w:val="009D7B24"/>
    <w:rsid w:val="00B17B33"/>
    <w:rsid w:val="00C26A3C"/>
    <w:rsid w:val="00C30C28"/>
    <w:rsid w:val="00D94D86"/>
    <w:rsid w:val="00EB3C58"/>
    <w:rsid w:val="00FF1CE4"/>
    <w:rsid w:val="00FF3013"/>
    <w:rsid w:val="00FF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90C7C1"/>
  <w15:docId w15:val="{D71BB62F-FD21-2341-916C-24D4111ED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ES" w:eastAsia="es-ES_tradn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ceraypie">
    <w:name w:val="Cabecera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styleId="nfasis">
    <w:name w:val="Emphasis"/>
    <w:rPr>
      <w:b/>
      <w:bCs/>
      <w:lang w:val="es-ES_tradnl"/>
    </w:rPr>
  </w:style>
  <w:style w:type="paragraph" w:styleId="Ttulo">
    <w:name w:val="Title"/>
    <w:next w:val="Cuerpo"/>
    <w:uiPriority w:val="10"/>
    <w:qFormat/>
    <w:pPr>
      <w:keepNext/>
      <w:spacing w:before="960" w:after="480" w:line="300" w:lineRule="auto"/>
      <w:ind w:firstLine="283"/>
      <w:jc w:val="center"/>
      <w:outlineLvl w:val="0"/>
    </w:pPr>
    <w:rPr>
      <w:rFonts w:ascii="Helvetica Neue" w:hAnsi="Helvetica Neue" w:cs="Arial Unicode MS"/>
      <w:b/>
      <w:bCs/>
      <w:color w:val="000000"/>
      <w:sz w:val="32"/>
      <w:szCs w:val="32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customStyle="1" w:styleId="Cuerpo">
    <w:name w:val="Cuerpo"/>
    <w:pPr>
      <w:spacing w:after="120" w:line="300" w:lineRule="auto"/>
      <w:ind w:firstLine="283"/>
      <w:jc w:val="both"/>
    </w:pPr>
    <w:rPr>
      <w:rFonts w:ascii="Helvetica Neue" w:hAnsi="Helvetica Neue" w:cs="Arial Unicode MS"/>
      <w:color w:val="000000"/>
      <w:sz w:val="23"/>
      <w:szCs w:val="23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styleId="Subttulo">
    <w:name w:val="Subtitle"/>
    <w:next w:val="Cuerpo"/>
    <w:uiPriority w:val="11"/>
    <w:qFormat/>
    <w:pPr>
      <w:keepNext/>
      <w:spacing w:before="480" w:after="240" w:line="300" w:lineRule="auto"/>
      <w:jc w:val="center"/>
      <w:outlineLvl w:val="1"/>
    </w:pPr>
    <w:rPr>
      <w:rFonts w:ascii="Helvetica Neue" w:hAnsi="Helvetica Neue" w:cs="Arial Unicode MS"/>
      <w:b/>
      <w:bCs/>
      <w:color w:val="000000"/>
      <w:sz w:val="26"/>
      <w:szCs w:val="26"/>
      <w:lang w:val="de-DE"/>
      <w14:textOutline w14:w="0" w14:cap="flat" w14:cmpd="sng" w14:algn="ctr">
        <w14:noFill/>
        <w14:prstDash w14:val="solid"/>
        <w14:bevel/>
      </w14:textOutline>
    </w:rPr>
  </w:style>
  <w:style w:type="paragraph" w:customStyle="1" w:styleId="Subtitulillo">
    <w:name w:val="Subtitulillo"/>
    <w:pPr>
      <w:suppressAutoHyphens/>
      <w:spacing w:before="640" w:after="320" w:line="300" w:lineRule="auto"/>
      <w:outlineLvl w:val="0"/>
    </w:pPr>
    <w:rPr>
      <w:rFonts w:ascii="Helvetica Neue" w:hAnsi="Helvetica Neue" w:cs="Arial Unicode MS"/>
      <w:b/>
      <w:bCs/>
      <w:color w:val="000000"/>
      <w:sz w:val="23"/>
      <w:szCs w:val="23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</w:style>
  <w:style w:type="numbering" w:customStyle="1" w:styleId="Vieta">
    <w:name w:val="Viñeta"/>
    <w:pPr>
      <w:numPr>
        <w:numId w:val="1"/>
      </w:numPr>
    </w:pPr>
  </w:style>
  <w:style w:type="paragraph" w:customStyle="1" w:styleId="Enumeraciones">
    <w:name w:val="·Enumeraciones·"/>
    <w:pPr>
      <w:spacing w:after="200" w:line="300" w:lineRule="auto"/>
      <w:ind w:left="283"/>
      <w:jc w:val="both"/>
    </w:pPr>
    <w:rPr>
      <w:rFonts w:ascii="Helvetica Neue" w:hAnsi="Helvetica Neue" w:cs="Arial Unicode MS"/>
      <w:color w:val="000000"/>
      <w:sz w:val="23"/>
      <w:szCs w:val="23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customStyle="1" w:styleId="Cuerposinsangria">
    <w:name w:val="Cuerpo sin sangria"/>
    <w:pPr>
      <w:spacing w:after="120" w:line="300" w:lineRule="auto"/>
      <w:jc w:val="both"/>
    </w:pPr>
    <w:rPr>
      <w:rFonts w:ascii="Helvetica Neue" w:hAnsi="Helvetica Neue" w:cs="Arial Unicode MS"/>
      <w:color w:val="000000"/>
      <w:sz w:val="23"/>
      <w:szCs w:val="23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styleId="Revisin">
    <w:name w:val="Revision"/>
    <w:hidden/>
    <w:uiPriority w:val="99"/>
    <w:semiHidden/>
    <w:rsid w:val="009D47B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179999" algn="just" defTabSz="457200" rtl="0" fontAlgn="auto" latinLnBrk="0" hangingPunct="0">
          <a:lnSpc>
            <a:spcPct val="125000"/>
          </a:lnSpc>
          <a:spcBef>
            <a:spcPts val="600"/>
          </a:spcBef>
          <a:spcAft>
            <a:spcPts val="0"/>
          </a:spcAft>
          <a:buClrTx/>
          <a:buSzTx/>
          <a:buFontTx/>
          <a:buNone/>
          <a:tabLst/>
          <a:defRPr kumimoji="0" sz="115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739</Words>
  <Characters>4075</Characters>
  <Application>Microsoft Office Word</Application>
  <DocSecurity>0</DocSecurity>
  <Lines>113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Joaquin I. Molina Rodríguez</cp:lastModifiedBy>
  <cp:revision>12</cp:revision>
  <dcterms:created xsi:type="dcterms:W3CDTF">2025-12-16T17:03:00Z</dcterms:created>
  <dcterms:modified xsi:type="dcterms:W3CDTF">2025-12-16T18:58:00Z</dcterms:modified>
</cp:coreProperties>
</file>