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B21A" w14:textId="77777777" w:rsidR="002B490C" w:rsidRDefault="00000000">
      <w:pPr>
        <w:pStyle w:val="Ttulo"/>
        <w:spacing w:before="0"/>
        <w:pPrChange w:id="0" w:author="Joaquin I. Molina Rodríguez" w:date="2025-12-16T18:45:00Z" w16du:dateUtc="2025-12-16T17:45:00Z">
          <w:pPr>
            <w:pStyle w:val="Ttulo"/>
          </w:pPr>
        </w:pPrChange>
      </w:pPr>
      <w:r>
        <w:t xml:space="preserve">CONTRATO DE ARRENDAMIENTO     </w:t>
      </w:r>
      <w:r>
        <w:rPr>
          <w:lang w:val="de-DE"/>
        </w:rPr>
        <w:t>VACACIONAL</w:t>
      </w:r>
    </w:p>
    <w:p w14:paraId="483B90D9" w14:textId="77777777" w:rsidR="002B490C" w:rsidRDefault="00000000">
      <w:pPr>
        <w:pStyle w:val="Subttulo"/>
      </w:pPr>
      <w:r>
        <w:t>REUNIDOS</w:t>
      </w:r>
    </w:p>
    <w:p w14:paraId="3030A2FC" w14:textId="59D1F139" w:rsidR="002B490C" w:rsidRDefault="00000000">
      <w:pPr>
        <w:pStyle w:val="Cuerpo"/>
      </w:pPr>
      <w:r>
        <w:t xml:space="preserve">De una parte, </w:t>
      </w:r>
      <w:ins w:id="1" w:author="Joaquin I. Molina Rodríguez" w:date="2025-12-16T18:46:00Z" w16du:dateUtc="2025-12-16T17:46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bookmarkStart w:id="2" w:name="Texto1"/>
        <w:r w:rsidR="00E63C9C">
          <w:instrText xml:space="preserve"> FORMTEXT </w:instrText>
        </w:r>
      </w:ins>
      <w:r w:rsidR="00E63C9C">
        <w:fldChar w:fldCharType="separate"/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3" w:author="Joaquin I. Molina Rodríguez" w:date="2025-12-16T18:46:00Z" w16du:dateUtc="2025-12-16T17:46:00Z">
        <w:r w:rsidR="00E63C9C">
          <w:fldChar w:fldCharType="end"/>
        </w:r>
      </w:ins>
      <w:bookmarkEnd w:id="2"/>
      <w:del w:id="4" w:author="Joaquin I. Molina Rodríguez" w:date="2025-12-16T18:46:00Z" w16du:dateUtc="2025-12-16T17:46:00Z">
        <w:r w:rsidDel="00E63C9C">
          <w:delText>[Nombre del Propietario]</w:delText>
        </w:r>
      </w:del>
      <w:r>
        <w:t xml:space="preserve">, mayor de edad, con documento de identidad </w:t>
      </w:r>
      <w:ins w:id="5" w:author="Joaquin I. Molina Rodríguez" w:date="2025-12-16T18:47:00Z" w16du:dateUtc="2025-12-16T17:47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6" w:author="Joaquin I. Molina Rodríguez" w:date="2025-12-16T18:47:00Z" w16du:dateUtc="2025-12-16T17:47:00Z">
        <w:r w:rsidR="00E63C9C">
          <w:fldChar w:fldCharType="end"/>
        </w:r>
      </w:ins>
      <w:del w:id="7" w:author="Joaquin I. Molina Rodríguez" w:date="2025-12-16T18:47:00Z" w16du:dateUtc="2025-12-16T17:47:00Z">
        <w:r w:rsidDel="00E63C9C">
          <w:delText>[tipo y número]</w:delText>
        </w:r>
      </w:del>
      <w:r>
        <w:t>,</w:t>
      </w:r>
      <w:ins w:id="8" w:author="Joaquin I. Molina Rodríguez" w:date="2025-12-16T18:47:00Z" w16du:dateUtc="2025-12-16T17:47:00Z">
        <w:r w:rsidR="00E63C9C">
          <w:t xml:space="preserve"> número de teléfono </w:t>
        </w:r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9" w:author="Joaquin I. Molina Rodríguez" w:date="2025-12-16T18:47:00Z" w16du:dateUtc="2025-12-16T17:47:00Z">
        <w:r w:rsidR="00E63C9C">
          <w:fldChar w:fldCharType="end"/>
        </w:r>
      </w:ins>
      <w:r>
        <w:t xml:space="preserve"> y domicilio a efectos de notificaciones en </w:t>
      </w:r>
      <w:ins w:id="10" w:author="Joaquin I. Molina Rodríguez" w:date="2025-12-16T18:47:00Z" w16du:dateUtc="2025-12-16T17:47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1" w:author="Joaquin I. Molina Rodríguez" w:date="2025-12-16T18:47:00Z" w16du:dateUtc="2025-12-16T17:47:00Z">
        <w:r w:rsidR="00E63C9C">
          <w:fldChar w:fldCharType="end"/>
        </w:r>
      </w:ins>
      <w:del w:id="12" w:author="Joaquin I. Molina Rodríguez" w:date="2025-12-16T18:47:00Z" w16du:dateUtc="2025-12-16T17:47:00Z">
        <w:r w:rsidDel="00E63C9C">
          <w:delText>[dirección completa]</w:delText>
        </w:r>
      </w:del>
      <w:r>
        <w:t xml:space="preserve">, en adelante, </w:t>
      </w:r>
      <w:ins w:id="13" w:author="Joaquin I. Molina Rodríguez" w:date="2025-12-16T18:47:00Z" w16du:dateUtc="2025-12-16T17:47:00Z">
        <w:r w:rsidR="00E63C9C">
          <w:t>“</w:t>
        </w:r>
      </w:ins>
      <w:r>
        <w:t>el Arrendador</w:t>
      </w:r>
      <w:ins w:id="14" w:author="Joaquin I. Molina Rodríguez" w:date="2025-12-16T18:47:00Z" w16du:dateUtc="2025-12-16T17:47:00Z">
        <w:r w:rsidR="00E63C9C">
          <w:t>”</w:t>
        </w:r>
      </w:ins>
      <w:r>
        <w:t>.</w:t>
      </w:r>
    </w:p>
    <w:p w14:paraId="54E96255" w14:textId="608C500B" w:rsidR="002B490C" w:rsidRDefault="00000000">
      <w:pPr>
        <w:pStyle w:val="Cuerpo"/>
      </w:pPr>
      <w:proofErr w:type="gramStart"/>
      <w:r>
        <w:t>Y</w:t>
      </w:r>
      <w:proofErr w:type="gramEnd"/>
      <w:r>
        <w:t xml:space="preserve"> de otra parte, </w:t>
      </w:r>
      <w:ins w:id="15" w:author="Joaquin I. Molina Rodríguez" w:date="2025-12-16T18:47:00Z" w16du:dateUtc="2025-12-16T17:47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6" w:author="Joaquin I. Molina Rodríguez" w:date="2025-12-16T18:47:00Z" w16du:dateUtc="2025-12-16T17:47:00Z">
        <w:r w:rsidR="00E63C9C">
          <w:fldChar w:fldCharType="end"/>
        </w:r>
      </w:ins>
      <w:del w:id="17" w:author="Joaquin I. Molina Rodríguez" w:date="2025-12-16T18:47:00Z" w16du:dateUtc="2025-12-16T17:47:00Z">
        <w:r w:rsidDel="00E63C9C">
          <w:delText>[Nombre del Hu</w:delText>
        </w:r>
        <w:r w:rsidDel="00E63C9C">
          <w:rPr>
            <w:lang w:val="fr-FR"/>
          </w:rPr>
          <w:delText>é</w:delText>
        </w:r>
        <w:r w:rsidDel="00E63C9C">
          <w:delText>sped]</w:delText>
        </w:r>
      </w:del>
      <w:r>
        <w:t xml:space="preserve">, mayor de edad, con documento de identidad </w:t>
      </w:r>
      <w:ins w:id="18" w:author="Joaquin I. Molina Rodríguez" w:date="2025-12-16T18:48:00Z" w16du:dateUtc="2025-12-16T17:48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9" w:author="Joaquin I. Molina Rodríguez" w:date="2025-12-16T18:48:00Z" w16du:dateUtc="2025-12-16T17:48:00Z">
        <w:r w:rsidR="00E63C9C">
          <w:fldChar w:fldCharType="end"/>
        </w:r>
        <w:r w:rsidR="00E63C9C">
          <w:t xml:space="preserve">, número de teléfono </w:t>
        </w:r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20" w:author="Joaquin I. Molina Rodríguez" w:date="2025-12-16T18:48:00Z" w16du:dateUtc="2025-12-16T17:48:00Z">
        <w:r w:rsidR="00E63C9C">
          <w:fldChar w:fldCharType="end"/>
        </w:r>
        <w:r w:rsidR="00E63C9C" w:rsidDel="00E63C9C">
          <w:t xml:space="preserve"> </w:t>
        </w:r>
      </w:ins>
      <w:del w:id="21" w:author="Joaquin I. Molina Rodríguez" w:date="2025-12-16T18:48:00Z" w16du:dateUtc="2025-12-16T17:48:00Z">
        <w:r w:rsidDel="00E63C9C">
          <w:delText>[tipo y número],</w:delText>
        </w:r>
      </w:del>
      <w:r>
        <w:t xml:space="preserve"> y domicilio a efectos de notificaciones en</w:t>
      </w:r>
      <w:del w:id="22" w:author="Joaquin I. Molina Rodríguez" w:date="2025-12-16T18:48:00Z" w16du:dateUtc="2025-12-16T17:48:00Z">
        <w:r w:rsidDel="00E63C9C">
          <w:delText xml:space="preserve"> [dirección completa</w:delText>
        </w:r>
      </w:del>
      <w:ins w:id="23" w:author="Joaquin I. Molina Rodríguez" w:date="2025-12-16T18:48:00Z" w16du:dateUtc="2025-12-16T17:48:00Z">
        <w:r w:rsidR="00E63C9C">
          <w:t xml:space="preserve"> </w:t>
        </w:r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24" w:author="Joaquin I. Molina Rodríguez" w:date="2025-12-16T18:48:00Z" w16du:dateUtc="2025-12-16T17:48:00Z">
        <w:r w:rsidR="00E63C9C">
          <w:fldChar w:fldCharType="end"/>
        </w:r>
      </w:ins>
      <w:del w:id="25" w:author="Joaquin I. Molina Rodríguez" w:date="2025-12-16T18:48:00Z" w16du:dateUtc="2025-12-16T17:48:00Z">
        <w:r w:rsidDel="00E63C9C">
          <w:delText>]</w:delText>
        </w:r>
      </w:del>
      <w:r>
        <w:t xml:space="preserve">, en adelante, </w:t>
      </w:r>
      <w:ins w:id="26" w:author="Joaquin I. Molina Rodríguez" w:date="2025-12-16T18:48:00Z" w16du:dateUtc="2025-12-16T17:48:00Z">
        <w:r w:rsidR="00E63C9C">
          <w:t>“</w:t>
        </w:r>
      </w:ins>
      <w:r>
        <w:t>el Arrendatario</w:t>
      </w:r>
      <w:ins w:id="27" w:author="Joaquin I. Molina Rodríguez" w:date="2025-12-16T18:48:00Z" w16du:dateUtc="2025-12-16T17:48:00Z">
        <w:r w:rsidR="00E63C9C">
          <w:t>”</w:t>
        </w:r>
      </w:ins>
      <w:r>
        <w:t>.</w:t>
      </w:r>
    </w:p>
    <w:p w14:paraId="186E26FB" w14:textId="77777777" w:rsidR="002B490C" w:rsidRDefault="00000000">
      <w:pPr>
        <w:pStyle w:val="Cuerpo"/>
      </w:pPr>
      <w:r>
        <w:t>Ambas partes, con capacidad suficiente, acuerdan celebrar este contrato de arrendamiento vacacional conforme a las siguientes:</w:t>
      </w:r>
    </w:p>
    <w:p w14:paraId="54DA2554" w14:textId="77777777" w:rsidR="002B490C" w:rsidRDefault="00000000">
      <w:pPr>
        <w:pStyle w:val="Subttulo"/>
      </w:pPr>
      <w:r>
        <w:rPr>
          <w:lang w:val="en-US"/>
        </w:rPr>
        <w:t>CL</w:t>
      </w:r>
      <w:r>
        <w:t>ÁUSULAS</w:t>
      </w:r>
    </w:p>
    <w:p w14:paraId="4FD6DF8E" w14:textId="77777777" w:rsidR="002B490C" w:rsidRDefault="00000000">
      <w:pPr>
        <w:pStyle w:val="Subtitulillo"/>
      </w:pPr>
      <w:r>
        <w:t>1. Objeto del contrato</w:t>
      </w:r>
    </w:p>
    <w:p w14:paraId="014B34D7" w14:textId="77777777" w:rsidR="002B490C" w:rsidRDefault="00000000">
      <w:pPr>
        <w:pStyle w:val="Cuerpo"/>
      </w:pPr>
      <w:r>
        <w:t>El Arrendador cede al Arrendatario el uso temporal y vacacional de la vivienda situada en:</w:t>
      </w:r>
    </w:p>
    <w:p w14:paraId="3D36BEF3" w14:textId="30935C38" w:rsidR="002B490C" w:rsidDel="00E63C9C" w:rsidRDefault="00E63C9C">
      <w:pPr>
        <w:pStyle w:val="Cuerpo"/>
        <w:rPr>
          <w:del w:id="28" w:author="Joaquin I. Molina Rodríguez" w:date="2025-12-16T18:53:00Z" w16du:dateUtc="2025-12-16T17:53:00Z"/>
        </w:rPr>
      </w:pPr>
      <w:ins w:id="29" w:author="Joaquin I. Molina Rodríguez" w:date="2025-12-16T18:53:00Z" w16du:dateUtc="2025-12-16T17:53:00Z">
        <w:r>
          <w:fldChar w:fldCharType="begin">
            <w:ffData>
              <w:name w:val="Texto1"/>
              <w:enabled/>
              <w:calcOnExit w:val="0"/>
              <w:textInput/>
            </w:ffData>
          </w:fldChar>
        </w:r>
        <w:r>
          <w:instrText xml:space="preserve"> FORMTEXT </w:instrText>
        </w:r>
        <w:r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30" w:author="Joaquin I. Molina Rodríguez" w:date="2025-12-16T18:53:00Z" w16du:dateUtc="2025-12-16T17:53:00Z">
        <w:r>
          <w:fldChar w:fldCharType="end"/>
        </w:r>
      </w:ins>
      <w:ins w:id="31" w:author="Joaquin I. Molina Rodríguez" w:date="2025-12-16T19:04:00Z" w16du:dateUtc="2025-12-16T18:04:00Z">
        <w:r w:rsidR="00CD47A7">
          <w:t>.</w:t>
        </w:r>
      </w:ins>
      <w:ins w:id="32" w:author="Joaquin I. Molina Rodríguez" w:date="2025-12-16T18:53:00Z" w16du:dateUtc="2025-12-16T17:53:00Z">
        <w:r w:rsidDel="00E63C9C">
          <w:t xml:space="preserve"> </w:t>
        </w:r>
      </w:ins>
      <w:del w:id="33" w:author="Joaquin I. Molina Rodríguez" w:date="2025-12-16T18:53:00Z" w16du:dateUtc="2025-12-16T17:53:00Z">
        <w:r w:rsidDel="00E63C9C">
          <w:delText>[Dirección completa y nú</w:delText>
        </w:r>
        <w:r w:rsidDel="00E63C9C">
          <w:rPr>
            <w:lang w:val="pt-PT"/>
          </w:rPr>
          <w:delText>mero de registro tur</w:delText>
        </w:r>
        <w:r w:rsidDel="00E63C9C">
          <w:delText>í</w:delText>
        </w:r>
        <w:r w:rsidDel="00E63C9C">
          <w:rPr>
            <w:lang w:val="pt-PT"/>
          </w:rPr>
          <w:delText>stico]</w:delText>
        </w:r>
      </w:del>
    </w:p>
    <w:p w14:paraId="78077C14" w14:textId="77777777" w:rsidR="00E63C9C" w:rsidRDefault="00E63C9C">
      <w:pPr>
        <w:pStyle w:val="Cuerpo"/>
        <w:rPr>
          <w:ins w:id="34" w:author="Joaquin I. Molina Rodríguez" w:date="2025-12-16T18:53:00Z" w16du:dateUtc="2025-12-16T17:53:00Z"/>
        </w:rPr>
      </w:pPr>
    </w:p>
    <w:p w14:paraId="78483582" w14:textId="77777777" w:rsidR="002B490C" w:rsidRDefault="00000000">
      <w:pPr>
        <w:pStyle w:val="Cuerpo"/>
      </w:pPr>
      <w:r>
        <w:t>Este arrendamiento se celebra exclusivamente con fines vacacionales, sin posibilidad de adquirir condición de vivienda habitual (art. 5.e LAU).</w:t>
      </w:r>
    </w:p>
    <w:p w14:paraId="0539C19A" w14:textId="77777777" w:rsidR="002B490C" w:rsidRDefault="00000000">
      <w:pPr>
        <w:pStyle w:val="Subtitulillo"/>
      </w:pPr>
      <w:r>
        <w:lastRenderedPageBreak/>
        <w:t>2. Duración</w:t>
      </w:r>
    </w:p>
    <w:p w14:paraId="13C4F0B6" w14:textId="4A03DE74" w:rsidR="002B490C" w:rsidRDefault="00000000">
      <w:pPr>
        <w:pStyle w:val="Cuerpo"/>
        <w:numPr>
          <w:ilvl w:val="0"/>
          <w:numId w:val="4"/>
        </w:numPr>
        <w:pPrChange w:id="35" w:author="Joaquin I. Molina Rodríguez" w:date="2025-12-16T19:23:00Z" w16du:dateUtc="2025-12-16T18:23:00Z">
          <w:pPr>
            <w:pStyle w:val="Cuerpo"/>
            <w:numPr>
              <w:numId w:val="2"/>
            </w:numPr>
            <w:ind w:left="680" w:hanging="170"/>
          </w:pPr>
        </w:pPrChange>
      </w:pPr>
      <w:r>
        <w:rPr>
          <w:lang w:val="pt-PT"/>
        </w:rPr>
        <w:t xml:space="preserve">Entrada: </w:t>
      </w:r>
      <w:ins w:id="36" w:author="Joaquin I. Molina Rodríguez" w:date="2025-12-16T18:56:00Z" w16du:dateUtc="2025-12-16T17:56:00Z">
        <w:r w:rsidR="00E63C9C">
          <w:rPr>
            <w:lang w:val="pt-PT"/>
          </w:rPr>
          <w:t xml:space="preserve">día </w:t>
        </w:r>
      </w:ins>
      <w:del w:id="37" w:author="Joaquin I. Molina Rodríguez" w:date="2025-12-16T18:56:00Z" w16du:dateUtc="2025-12-16T17:56:00Z">
        <w:r w:rsidDel="00E63C9C">
          <w:rPr>
            <w:lang w:val="pt-PT"/>
          </w:rPr>
          <w:delText>[</w:delText>
        </w:r>
      </w:del>
      <w:ins w:id="38" w:author="Joaquin I. Molina Rodríguez" w:date="2025-12-16T18:56:00Z" w16du:dateUtc="2025-12-16T17:56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39" w:author="Joaquin I. Molina Rodríguez" w:date="2025-12-16T18:56:00Z" w16du:dateUtc="2025-12-16T17:56:00Z">
        <w:r w:rsidR="00E63C9C">
          <w:fldChar w:fldCharType="end"/>
        </w:r>
        <w:r w:rsidR="00E63C9C">
          <w:t xml:space="preserve"> </w:t>
        </w:r>
      </w:ins>
      <w:del w:id="40" w:author="Joaquin I. Molina Rodríguez" w:date="2025-12-16T18:56:00Z" w16du:dateUtc="2025-12-16T17:56:00Z">
        <w:r w:rsidDel="00E63C9C">
          <w:rPr>
            <w:lang w:val="pt-PT"/>
          </w:rPr>
          <w:delText>d</w:delText>
        </w:r>
        <w:r w:rsidDel="00E63C9C">
          <w:delText xml:space="preserve">ía/mes/año] </w:delText>
        </w:r>
      </w:del>
      <w:r>
        <w:t xml:space="preserve">a las </w:t>
      </w:r>
      <w:ins w:id="41" w:author="Joaquin I. Molina Rodríguez" w:date="2025-12-16T18:56:00Z" w16du:dateUtc="2025-12-16T17:56:00Z">
        <w:r w:rsidR="00E63C9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E63C9C">
          <w:instrText xml:space="preserve"> FORMTEXT </w:instrText>
        </w:r>
        <w:r w:rsidR="00E63C9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42" w:author="Joaquin I. Molina Rodríguez" w:date="2025-12-16T18:56:00Z" w16du:dateUtc="2025-12-16T17:56:00Z">
        <w:r w:rsidR="00E63C9C">
          <w:fldChar w:fldCharType="end"/>
        </w:r>
        <w:r w:rsidR="00E63C9C" w:rsidDel="00E63C9C">
          <w:t xml:space="preserve"> </w:t>
        </w:r>
      </w:ins>
      <w:ins w:id="43" w:author="Joaquin I. Molina Rodríguez" w:date="2025-12-16T18:57:00Z" w16du:dateUtc="2025-12-16T17:57:00Z">
        <w:r w:rsidR="00CD47A7">
          <w:t>horas.</w:t>
        </w:r>
      </w:ins>
      <w:del w:id="44" w:author="Joaquin I. Molina Rodríguez" w:date="2025-12-16T18:56:00Z" w16du:dateUtc="2025-12-16T17:56:00Z">
        <w:r w:rsidDel="00E63C9C">
          <w:delText>[hora]</w:delText>
        </w:r>
      </w:del>
    </w:p>
    <w:p w14:paraId="5B4D8F63" w14:textId="73D4CDB9" w:rsidR="00CD47A7" w:rsidRPr="00516EF3" w:rsidRDefault="00000000">
      <w:pPr>
        <w:pStyle w:val="Cuerpo"/>
        <w:numPr>
          <w:ilvl w:val="0"/>
          <w:numId w:val="4"/>
        </w:numPr>
        <w:pPrChange w:id="45" w:author="Joaquin I. Molina Rodríguez" w:date="2025-12-16T19:29:00Z" w16du:dateUtc="2025-12-16T18:29:00Z">
          <w:pPr>
            <w:pStyle w:val="Cuerpo"/>
            <w:numPr>
              <w:numId w:val="2"/>
            </w:numPr>
            <w:ind w:left="680" w:hanging="170"/>
          </w:pPr>
        </w:pPrChange>
      </w:pPr>
      <w:r>
        <w:rPr>
          <w:lang w:val="pt-PT"/>
        </w:rPr>
        <w:t xml:space="preserve">Salida: </w:t>
      </w:r>
      <w:del w:id="46" w:author="Joaquin I. Molina Rodríguez" w:date="2025-12-16T18:57:00Z" w16du:dateUtc="2025-12-16T17:57:00Z">
        <w:r w:rsidDel="00CD47A7">
          <w:rPr>
            <w:lang w:val="pt-PT"/>
          </w:rPr>
          <w:delText>[</w:delText>
        </w:r>
      </w:del>
      <w:ins w:id="47" w:author="Joaquin I. Molina Rodríguez" w:date="2025-12-16T18:57:00Z" w16du:dateUtc="2025-12-16T17:57:00Z">
        <w:r w:rsidR="00CD47A7">
          <w:rPr>
            <w:lang w:val="pt-PT"/>
          </w:rPr>
          <w:t xml:space="preserve">día </w:t>
        </w:r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48" w:author="Joaquin I. Molina Rodríguez" w:date="2025-12-16T18:57:00Z" w16du:dateUtc="2025-12-16T17:57:00Z">
        <w:r w:rsidR="00CD47A7">
          <w:fldChar w:fldCharType="end"/>
        </w:r>
        <w:r w:rsidR="00CD47A7">
          <w:t xml:space="preserve"> a las </w:t>
        </w:r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49" w:author="Joaquin I. Molina Rodríguez" w:date="2025-12-16T18:57:00Z" w16du:dateUtc="2025-12-16T17:57:00Z">
        <w:r w:rsidR="00CD47A7">
          <w:fldChar w:fldCharType="end"/>
        </w:r>
        <w:r w:rsidR="00CD47A7" w:rsidDel="00E63C9C">
          <w:t xml:space="preserve"> </w:t>
        </w:r>
        <w:r w:rsidR="00CD47A7">
          <w:t>horas.</w:t>
        </w:r>
      </w:ins>
      <w:del w:id="50" w:author="Joaquin I. Molina Rodríguez" w:date="2025-12-16T18:57:00Z" w16du:dateUtc="2025-12-16T17:57:00Z">
        <w:r w:rsidRPr="00516EF3" w:rsidDel="00CD47A7">
          <w:rPr>
            <w:lang w:val="pt-PT"/>
          </w:rPr>
          <w:delText>d</w:delText>
        </w:r>
        <w:r w:rsidDel="00CD47A7">
          <w:delText>ía/mes/año] a las [hora]</w:delText>
        </w:r>
      </w:del>
    </w:p>
    <w:p w14:paraId="65BF77BD" w14:textId="77777777" w:rsidR="002B490C" w:rsidRDefault="00000000">
      <w:pPr>
        <w:pStyle w:val="Cuerpo"/>
      </w:pPr>
      <w:r>
        <w:t>Las partes podrán modificar estos horarios únicamente por acuerdo mutuo.</w:t>
      </w:r>
    </w:p>
    <w:p w14:paraId="7D6172F6" w14:textId="77777777" w:rsidR="002B490C" w:rsidRDefault="00000000">
      <w:pPr>
        <w:pStyle w:val="Subtitulillo"/>
      </w:pPr>
      <w:r>
        <w:t>3. Precio y forma de pago</w:t>
      </w:r>
    </w:p>
    <w:p w14:paraId="1E843763" w14:textId="00B5725C" w:rsidR="002B490C" w:rsidRDefault="00000000">
      <w:pPr>
        <w:pStyle w:val="Cuerpo"/>
      </w:pPr>
      <w:r>
        <w:t xml:space="preserve">El precio total de la estancia es de </w:t>
      </w:r>
      <w:ins w:id="51" w:author="Joaquin I. Molina Rodríguez" w:date="2025-12-16T18:58:00Z" w16du:dateUtc="2025-12-16T17:58:00Z"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52" w:author="Joaquin I. Molina Rodríguez" w:date="2025-12-16T18:58:00Z" w16du:dateUtc="2025-12-16T17:58:00Z">
        <w:r w:rsidR="00CD47A7">
          <w:fldChar w:fldCharType="end"/>
        </w:r>
        <w:r w:rsidR="00CD47A7" w:rsidDel="00CD47A7">
          <w:t xml:space="preserve"> </w:t>
        </w:r>
      </w:ins>
      <w:del w:id="53" w:author="Joaquin I. Molina Rodríguez" w:date="2025-12-16T18:58:00Z" w16du:dateUtc="2025-12-16T17:58:00Z">
        <w:r w:rsidDel="00CD47A7">
          <w:delText xml:space="preserve">[importe] </w:delText>
        </w:r>
      </w:del>
      <w:r>
        <w:rPr>
          <w:lang w:val="pt-PT"/>
        </w:rPr>
        <w:t>€</w:t>
      </w:r>
      <w:r>
        <w:t>, que incluye:</w:t>
      </w:r>
    </w:p>
    <w:p w14:paraId="514D99B8" w14:textId="77777777" w:rsidR="002B490C" w:rsidRDefault="00000000">
      <w:pPr>
        <w:pStyle w:val="Enumeraciones"/>
        <w:numPr>
          <w:ilvl w:val="0"/>
          <w:numId w:val="5"/>
        </w:numPr>
        <w:pPrChange w:id="54" w:author="Joaquin I. Molina Rodríguez" w:date="2025-12-16T19:24:00Z" w16du:dateUtc="2025-12-16T18:24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Uso de la vivienda</w:t>
      </w:r>
    </w:p>
    <w:p w14:paraId="290F0FFF" w14:textId="77777777" w:rsidR="002B490C" w:rsidRDefault="00000000">
      <w:pPr>
        <w:pStyle w:val="Enumeraciones"/>
        <w:numPr>
          <w:ilvl w:val="0"/>
          <w:numId w:val="5"/>
        </w:numPr>
        <w:pPrChange w:id="55" w:author="Joaquin I. Molina Rodríguez" w:date="2025-12-16T19:24:00Z" w16du:dateUtc="2025-12-16T18:24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Suministros bá</w:t>
      </w:r>
      <w:r>
        <w:rPr>
          <w:lang w:val="pt-PT"/>
        </w:rPr>
        <w:t xml:space="preserve">sicos (agua, luz, gas, </w:t>
      </w:r>
      <w:r>
        <w:t>i</w:t>
      </w:r>
      <w:r>
        <w:rPr>
          <w:lang w:val="de-DE"/>
        </w:rPr>
        <w:t>nternet)</w:t>
      </w:r>
    </w:p>
    <w:p w14:paraId="41E56F8C" w14:textId="77777777" w:rsidR="002B490C" w:rsidDel="00516EF3" w:rsidRDefault="00000000">
      <w:pPr>
        <w:pStyle w:val="Enumeraciones"/>
        <w:numPr>
          <w:ilvl w:val="0"/>
          <w:numId w:val="5"/>
        </w:numPr>
        <w:rPr>
          <w:del w:id="56" w:author="Joaquin I. Molina Rodríguez" w:date="2025-12-16T19:29:00Z" w16du:dateUtc="2025-12-16T18:29:00Z"/>
        </w:rPr>
        <w:pPrChange w:id="57" w:author="Joaquin I. Molina Rodríguez" w:date="2025-12-16T19:24:00Z" w16du:dateUtc="2025-12-16T18:24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Limpieza final (siempre que el uso haya sido razonable)</w:t>
      </w:r>
    </w:p>
    <w:p w14:paraId="19F51365" w14:textId="77777777" w:rsidR="002B490C" w:rsidRDefault="002B490C">
      <w:pPr>
        <w:pStyle w:val="Enumeraciones"/>
        <w:numPr>
          <w:ilvl w:val="0"/>
          <w:numId w:val="5"/>
        </w:numPr>
        <w:pPrChange w:id="58" w:author="Joaquin I. Molina Rodríguez" w:date="2025-12-16T19:29:00Z" w16du:dateUtc="2025-12-16T18:29:00Z">
          <w:pPr>
            <w:pStyle w:val="Cuerpo"/>
          </w:pPr>
        </w:pPrChange>
      </w:pPr>
    </w:p>
    <w:p w14:paraId="69F5D2BF" w14:textId="31EFD369" w:rsidR="002B490C" w:rsidRDefault="006F7C57">
      <w:pPr>
        <w:pStyle w:val="Cuerpo"/>
      </w:pPr>
      <w:ins w:id="59" w:author="Joaquin I. Molina Rodríguez" w:date="2025-12-16T19:24:00Z" w16du:dateUtc="2025-12-16T18:24:00Z">
        <w:r>
          <w:rPr>
            <w:lang w:val="pt-PT"/>
          </w:rPr>
          <w:t>Forma de p</w:t>
        </w:r>
      </w:ins>
      <w:del w:id="60" w:author="Joaquin I. Molina Rodríguez" w:date="2025-12-16T19:24:00Z" w16du:dateUtc="2025-12-16T18:24:00Z">
        <w:r w:rsidDel="006F7C57">
          <w:rPr>
            <w:lang w:val="pt-PT"/>
          </w:rPr>
          <w:delText>P</w:delText>
        </w:r>
      </w:del>
      <w:r>
        <w:rPr>
          <w:lang w:val="pt-PT"/>
        </w:rPr>
        <w:t>ago:</w:t>
      </w:r>
    </w:p>
    <w:p w14:paraId="16A2C70D" w14:textId="56601E03" w:rsidR="002B490C" w:rsidRDefault="00000000">
      <w:pPr>
        <w:pStyle w:val="Enumeraciones"/>
        <w:numPr>
          <w:ilvl w:val="0"/>
          <w:numId w:val="6"/>
        </w:numPr>
        <w:pPrChange w:id="61" w:author="Joaquin I. Molina Rodríguez" w:date="2025-12-16T19:24:00Z" w16du:dateUtc="2025-12-16T18:24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rPr>
          <w:lang w:val="en-US"/>
        </w:rPr>
        <w:t xml:space="preserve">Reserva: </w:t>
      </w:r>
      <w:ins w:id="62" w:author="Joaquin I. Molina Rodríguez" w:date="2025-12-16T18:58:00Z" w16du:dateUtc="2025-12-16T17:58:00Z"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63" w:author="Joaquin I. Molina Rodríguez" w:date="2025-12-16T18:58:00Z" w16du:dateUtc="2025-12-16T17:58:00Z">
        <w:r w:rsidR="00CD47A7">
          <w:fldChar w:fldCharType="end"/>
        </w:r>
      </w:ins>
      <w:ins w:id="64" w:author="Joaquin I. Molina Rodríguez" w:date="2025-12-16T19:21:00Z" w16du:dateUtc="2025-12-16T18:21:00Z">
        <w:r w:rsidR="006F7C57">
          <w:t xml:space="preserve"> </w:t>
        </w:r>
      </w:ins>
      <w:del w:id="65" w:author="Joaquin I. Molina Rodríguez" w:date="2025-12-16T18:58:00Z" w16du:dateUtc="2025-12-16T17:58:00Z">
        <w:r w:rsidDel="00CD47A7">
          <w:rPr>
            <w:lang w:val="en-US"/>
          </w:rPr>
          <w:delText xml:space="preserve">[importe] </w:delText>
        </w:r>
      </w:del>
      <w:r>
        <w:rPr>
          <w:lang w:val="pt-PT"/>
        </w:rPr>
        <w:t>€</w:t>
      </w:r>
      <w:r>
        <w:t xml:space="preserve">, abonado en fecha </w:t>
      </w:r>
      <w:ins w:id="66" w:author="Joaquin I. Molina Rodríguez" w:date="2025-12-16T18:58:00Z" w16du:dateUtc="2025-12-16T17:58:00Z"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67" w:author="Joaquin I. Molina Rodríguez" w:date="2025-12-16T18:58:00Z" w16du:dateUtc="2025-12-16T17:58:00Z">
        <w:r w:rsidR="00CD47A7">
          <w:fldChar w:fldCharType="end"/>
        </w:r>
      </w:ins>
      <w:del w:id="68" w:author="Joaquin I. Molina Rodríguez" w:date="2025-12-16T18:58:00Z" w16du:dateUtc="2025-12-16T17:58:00Z">
        <w:r w:rsidDel="00CD47A7">
          <w:delText>[●</w:delText>
        </w:r>
        <w:r w:rsidDel="00CD47A7">
          <w:rPr>
            <w:lang w:val="pt-PT"/>
          </w:rPr>
          <w:delText>]</w:delText>
        </w:r>
      </w:del>
      <w:r>
        <w:rPr>
          <w:lang w:val="pt-PT"/>
        </w:rPr>
        <w:t>.</w:t>
      </w:r>
    </w:p>
    <w:p w14:paraId="7DBAF325" w14:textId="11CB078F" w:rsidR="002B490C" w:rsidRDefault="00000000">
      <w:pPr>
        <w:pStyle w:val="Enumeraciones"/>
        <w:numPr>
          <w:ilvl w:val="0"/>
          <w:numId w:val="6"/>
        </w:numPr>
        <w:pPrChange w:id="69" w:author="Joaquin I. Molina Rodríguez" w:date="2025-12-16T19:24:00Z" w16du:dateUtc="2025-12-16T18:24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 xml:space="preserve">Resto: </w:t>
      </w:r>
      <w:ins w:id="70" w:author="Joaquin I. Molina Rodríguez" w:date="2025-12-16T18:59:00Z" w16du:dateUtc="2025-12-16T17:59:00Z"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71" w:author="Joaquin I. Molina Rodríguez" w:date="2025-12-16T18:59:00Z" w16du:dateUtc="2025-12-16T17:59:00Z">
        <w:r w:rsidR="00CD47A7">
          <w:fldChar w:fldCharType="end"/>
        </w:r>
      </w:ins>
      <w:del w:id="72" w:author="Joaquin I. Molina Rodríguez" w:date="2025-12-16T18:59:00Z" w16du:dateUtc="2025-12-16T17:59:00Z">
        <w:r w:rsidDel="00CD47A7">
          <w:delText>pagado a la llegada / transferencia previa / m</w:delText>
        </w:r>
        <w:r w:rsidDel="00CD47A7">
          <w:rPr>
            <w:lang w:val="fr-FR"/>
          </w:rPr>
          <w:delText>é</w:delText>
        </w:r>
        <w:r w:rsidDel="00CD47A7">
          <w:rPr>
            <w:lang w:val="pt-PT"/>
          </w:rPr>
          <w:delText>todo acordado</w:delText>
        </w:r>
      </w:del>
      <w:r>
        <w:rPr>
          <w:lang w:val="pt-PT"/>
        </w:rPr>
        <w:t>.</w:t>
      </w:r>
    </w:p>
    <w:p w14:paraId="080EBFD7" w14:textId="13E8CF52" w:rsidR="002B490C" w:rsidRDefault="00000000">
      <w:pPr>
        <w:pStyle w:val="Subtitulillo"/>
      </w:pPr>
      <w:r>
        <w:rPr>
          <w:lang w:val="it-IT"/>
        </w:rPr>
        <w:t>4. Fianza</w:t>
      </w:r>
    </w:p>
    <w:p w14:paraId="38E25613" w14:textId="1DF6B805" w:rsidR="002B490C" w:rsidRDefault="00000000">
      <w:pPr>
        <w:pStyle w:val="Cuerpo"/>
      </w:pPr>
      <w:r>
        <w:t xml:space="preserve">El Arrendatario entrega </w:t>
      </w:r>
      <w:ins w:id="73" w:author="Joaquin I. Molina Rodríguez" w:date="2025-12-16T18:59:00Z" w16du:dateUtc="2025-12-16T17:59:00Z"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74" w:author="Joaquin I. Molina Rodríguez" w:date="2025-12-16T18:59:00Z" w16du:dateUtc="2025-12-16T17:59:00Z">
        <w:r w:rsidR="00CD47A7">
          <w:fldChar w:fldCharType="end"/>
        </w:r>
        <w:r w:rsidR="00CD47A7" w:rsidDel="00CD47A7">
          <w:t xml:space="preserve"> </w:t>
        </w:r>
      </w:ins>
      <w:del w:id="75" w:author="Joaquin I. Molina Rodríguez" w:date="2025-12-16T18:59:00Z" w16du:dateUtc="2025-12-16T17:59:00Z">
        <w:r w:rsidDel="00CD47A7">
          <w:delText xml:space="preserve">[importe] </w:delText>
        </w:r>
      </w:del>
      <w:r>
        <w:rPr>
          <w:lang w:val="pt-PT"/>
        </w:rPr>
        <w:t xml:space="preserve">€ </w:t>
      </w:r>
      <w:r>
        <w:t>en concepto de fianza, destinada a cubrir:</w:t>
      </w:r>
    </w:p>
    <w:p w14:paraId="5E0CEEDE" w14:textId="77777777" w:rsidR="002B490C" w:rsidRDefault="00000000">
      <w:pPr>
        <w:pStyle w:val="Cuerpo"/>
        <w:numPr>
          <w:ilvl w:val="0"/>
          <w:numId w:val="7"/>
        </w:numPr>
        <w:pPrChange w:id="76" w:author="Joaquin I. Molina Rodríguez" w:date="2025-12-16T19:24:00Z" w16du:dateUtc="2025-12-16T18:24:00Z">
          <w:pPr>
            <w:pStyle w:val="Cuerpo"/>
            <w:numPr>
              <w:numId w:val="2"/>
            </w:numPr>
            <w:ind w:left="680" w:hanging="170"/>
          </w:pPr>
        </w:pPrChange>
      </w:pPr>
      <w:r>
        <w:t>Daños</w:t>
      </w:r>
    </w:p>
    <w:p w14:paraId="31349DEE" w14:textId="77777777" w:rsidR="002B490C" w:rsidRDefault="00000000">
      <w:pPr>
        <w:pStyle w:val="Cuerpo"/>
        <w:numPr>
          <w:ilvl w:val="0"/>
          <w:numId w:val="7"/>
        </w:numPr>
        <w:pPrChange w:id="77" w:author="Joaquin I. Molina Rodríguez" w:date="2025-12-16T19:24:00Z" w16du:dateUtc="2025-12-16T18:24:00Z">
          <w:pPr>
            <w:pStyle w:val="Cuerpo"/>
            <w:numPr>
              <w:numId w:val="2"/>
            </w:numPr>
            <w:ind w:left="680" w:hanging="170"/>
          </w:pPr>
        </w:pPrChange>
      </w:pPr>
      <w:r>
        <w:t>P</w:t>
      </w:r>
      <w:r>
        <w:rPr>
          <w:lang w:val="fr-FR"/>
        </w:rPr>
        <w:t>é</w:t>
      </w:r>
      <w:r>
        <w:t>rdida de llaves o accesos</w:t>
      </w:r>
    </w:p>
    <w:p w14:paraId="4A9B80C9" w14:textId="77777777" w:rsidR="002B490C" w:rsidRDefault="00000000">
      <w:pPr>
        <w:pStyle w:val="Cuerpo"/>
        <w:numPr>
          <w:ilvl w:val="0"/>
          <w:numId w:val="7"/>
        </w:numPr>
        <w:pPrChange w:id="78" w:author="Joaquin I. Molina Rodríguez" w:date="2025-12-16T19:24:00Z" w16du:dateUtc="2025-12-16T18:24:00Z">
          <w:pPr>
            <w:pStyle w:val="Cuerpo"/>
            <w:numPr>
              <w:numId w:val="2"/>
            </w:numPr>
            <w:ind w:left="680" w:hanging="170"/>
          </w:pPr>
        </w:pPrChange>
      </w:pPr>
      <w:r>
        <w:lastRenderedPageBreak/>
        <w:t>Incumplimiento contractual</w:t>
      </w:r>
    </w:p>
    <w:p w14:paraId="4AA88A3E" w14:textId="77777777" w:rsidR="002B490C" w:rsidRDefault="00000000">
      <w:pPr>
        <w:pStyle w:val="Cuerpo"/>
        <w:numPr>
          <w:ilvl w:val="0"/>
          <w:numId w:val="7"/>
        </w:numPr>
        <w:pPrChange w:id="79" w:author="Joaquin I. Molina Rodríguez" w:date="2025-12-16T19:24:00Z" w16du:dateUtc="2025-12-16T18:24:00Z">
          <w:pPr>
            <w:pStyle w:val="Cuerpo"/>
            <w:numPr>
              <w:numId w:val="2"/>
            </w:numPr>
            <w:ind w:left="680" w:hanging="170"/>
          </w:pPr>
        </w:pPrChange>
      </w:pPr>
      <w:r>
        <w:t>Suciedad extraordinaria</w:t>
      </w:r>
      <w:del w:id="80" w:author="Joaquin I. Molina Rodríguez" w:date="2025-12-16T19:01:00Z" w16du:dateUtc="2025-12-16T18:01:00Z">
        <w:r w:rsidDel="00CD47A7">
          <w:delText>.</w:delText>
        </w:r>
      </w:del>
    </w:p>
    <w:p w14:paraId="3ECC4397" w14:textId="77777777" w:rsidR="002B490C" w:rsidRDefault="00000000">
      <w:pPr>
        <w:pStyle w:val="Cuerpo"/>
      </w:pPr>
      <w:r>
        <w:t>La fianza será devuelta en un máximo de 48 horas tras la salida, una vez revisada la vivienda.</w:t>
      </w:r>
    </w:p>
    <w:p w14:paraId="3D49D43E" w14:textId="77777777" w:rsidR="002B490C" w:rsidRDefault="00000000">
      <w:pPr>
        <w:pStyle w:val="Subtitulillo"/>
      </w:pPr>
      <w:r>
        <w:t>5. Ocupación má</w:t>
      </w:r>
      <w:r>
        <w:rPr>
          <w:lang w:val="pt-PT"/>
        </w:rPr>
        <w:t>xima</w:t>
      </w:r>
    </w:p>
    <w:p w14:paraId="546026F0" w14:textId="664D035E" w:rsidR="002B490C" w:rsidRDefault="00000000">
      <w:pPr>
        <w:pStyle w:val="Cuerpo"/>
      </w:pPr>
      <w:r>
        <w:t>El nú</w:t>
      </w:r>
      <w:r>
        <w:rPr>
          <w:lang w:val="it-IT"/>
        </w:rPr>
        <w:t>mero m</w:t>
      </w:r>
      <w:r>
        <w:t>á</w:t>
      </w:r>
      <w:r>
        <w:rPr>
          <w:lang w:val="pt-PT"/>
        </w:rPr>
        <w:t>ximo de ocupantes ser</w:t>
      </w:r>
      <w:r>
        <w:t xml:space="preserve">á </w:t>
      </w:r>
      <w:r>
        <w:rPr>
          <w:lang w:val="pt-PT"/>
        </w:rPr>
        <w:t xml:space="preserve">de </w:t>
      </w:r>
      <w:ins w:id="81" w:author="Joaquin I. Molina Rodríguez" w:date="2025-12-16T19:00:00Z" w16du:dateUtc="2025-12-16T18:00:00Z">
        <w:r w:rsidR="00CD47A7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CD47A7">
          <w:instrText xml:space="preserve"> FORMTEXT </w:instrText>
        </w:r>
        <w:r w:rsidR="00CD47A7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82" w:author="Joaquin I. Molina Rodríguez" w:date="2025-12-16T19:00:00Z" w16du:dateUtc="2025-12-16T18:00:00Z">
        <w:r w:rsidR="00CD47A7">
          <w:fldChar w:fldCharType="end"/>
        </w:r>
        <w:r w:rsidR="00CD47A7" w:rsidDel="00CD47A7">
          <w:rPr>
            <w:lang w:val="pt-PT"/>
          </w:rPr>
          <w:t xml:space="preserve"> </w:t>
        </w:r>
      </w:ins>
      <w:del w:id="83" w:author="Joaquin I. Molina Rodríguez" w:date="2025-12-16T19:00:00Z" w16du:dateUtc="2025-12-16T18:00:00Z">
        <w:r w:rsidDel="00CD47A7">
          <w:rPr>
            <w:lang w:val="pt-PT"/>
          </w:rPr>
          <w:delText>[n</w:delText>
        </w:r>
        <w:r w:rsidDel="00CD47A7">
          <w:delText>ú</w:delText>
        </w:r>
        <w:r w:rsidDel="00CD47A7">
          <w:rPr>
            <w:lang w:val="pt-PT"/>
          </w:rPr>
          <w:delText xml:space="preserve">mero] </w:delText>
        </w:r>
      </w:del>
      <w:r>
        <w:rPr>
          <w:lang w:val="pt-PT"/>
        </w:rPr>
        <w:t>personas.</w:t>
      </w:r>
    </w:p>
    <w:p w14:paraId="07C2ABEB" w14:textId="77777777" w:rsidR="002B490C" w:rsidRDefault="00000000">
      <w:pPr>
        <w:pStyle w:val="Cuerpo"/>
        <w:ind w:firstLine="0"/>
        <w:pPrChange w:id="84" w:author="Joaquin I. Molina Rodríguez" w:date="2025-12-16T19:25:00Z" w16du:dateUtc="2025-12-16T18:25:00Z">
          <w:pPr>
            <w:pStyle w:val="Cuerpo"/>
          </w:pPr>
        </w:pPrChange>
      </w:pPr>
      <w:r>
        <w:t>Se prohíbe alojar a más personas sin autorizació</w:t>
      </w:r>
      <w:r>
        <w:rPr>
          <w:lang w:val="pt-PT"/>
        </w:rPr>
        <w:t>n expresa.</w:t>
      </w:r>
    </w:p>
    <w:p w14:paraId="524A0AF8" w14:textId="77777777" w:rsidR="002B490C" w:rsidRDefault="00000000">
      <w:pPr>
        <w:pStyle w:val="Subtitulillo"/>
      </w:pPr>
      <w:r>
        <w:rPr>
          <w:lang w:val="pt-PT"/>
        </w:rPr>
        <w:t>6. Normas de uso</w:t>
      </w:r>
    </w:p>
    <w:p w14:paraId="7D93B990" w14:textId="77777777" w:rsidR="002B490C" w:rsidRDefault="00000000">
      <w:pPr>
        <w:pStyle w:val="Cuerpo"/>
      </w:pPr>
      <w:r>
        <w:t>El Arrendatario se compromete a:</w:t>
      </w:r>
    </w:p>
    <w:p w14:paraId="2742B19D" w14:textId="77777777" w:rsidR="002B490C" w:rsidRDefault="00000000">
      <w:pPr>
        <w:pStyle w:val="Cuerpo"/>
        <w:numPr>
          <w:ilvl w:val="0"/>
          <w:numId w:val="11"/>
        </w:numPr>
        <w:pPrChange w:id="85" w:author="Joaquin I. Molina Rodríguez" w:date="2025-12-16T19:25:00Z" w16du:dateUtc="2025-12-16T18:25:00Z">
          <w:pPr>
            <w:pStyle w:val="Cuerpo"/>
            <w:numPr>
              <w:numId w:val="2"/>
            </w:numPr>
            <w:ind w:left="680" w:hanging="170"/>
          </w:pPr>
        </w:pPrChange>
      </w:pPr>
      <w:r>
        <w:t>Hacer un uso diligente de la vivienda</w:t>
      </w:r>
    </w:p>
    <w:p w14:paraId="44A4A7E1" w14:textId="77777777" w:rsidR="002B490C" w:rsidRDefault="00000000">
      <w:pPr>
        <w:pStyle w:val="Cuerpo"/>
        <w:numPr>
          <w:ilvl w:val="0"/>
          <w:numId w:val="11"/>
        </w:numPr>
        <w:pPrChange w:id="86" w:author="Joaquin I. Molina Rodríguez" w:date="2025-12-16T19:25:00Z" w16du:dateUtc="2025-12-16T18:25:00Z">
          <w:pPr>
            <w:pStyle w:val="Cuerpo"/>
            <w:numPr>
              <w:numId w:val="2"/>
            </w:numPr>
            <w:ind w:left="680" w:hanging="170"/>
          </w:pPr>
        </w:pPrChange>
      </w:pPr>
      <w:r>
        <w:t>Respetar la convivencia y el descanso vecinal</w:t>
      </w:r>
    </w:p>
    <w:p w14:paraId="7BC94664" w14:textId="77777777" w:rsidR="002B490C" w:rsidRDefault="00000000">
      <w:pPr>
        <w:pStyle w:val="Cuerpo"/>
        <w:numPr>
          <w:ilvl w:val="0"/>
          <w:numId w:val="11"/>
        </w:numPr>
        <w:pPrChange w:id="87" w:author="Joaquin I. Molina Rodríguez" w:date="2025-12-16T19:25:00Z" w16du:dateUtc="2025-12-16T18:25:00Z">
          <w:pPr>
            <w:pStyle w:val="Cuerpo"/>
            <w:numPr>
              <w:numId w:val="2"/>
            </w:numPr>
            <w:ind w:left="680" w:hanging="170"/>
          </w:pPr>
        </w:pPrChange>
      </w:pPr>
      <w:r>
        <w:t>No realizar fiestas ni actividades ruidosas</w:t>
      </w:r>
    </w:p>
    <w:p w14:paraId="739E5A7E" w14:textId="77777777" w:rsidR="002B490C" w:rsidRDefault="00000000">
      <w:pPr>
        <w:pStyle w:val="Enumeraciones"/>
        <w:numPr>
          <w:ilvl w:val="0"/>
          <w:numId w:val="15"/>
        </w:numPr>
        <w:pPrChange w:id="88" w:author="Joaquin I. Molina Rodríguez" w:date="2025-12-16T19:26:00Z" w16du:dateUtc="2025-12-16T18:2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No llevar a cabo actividades peligrosas, ilícitas o insalubres</w:t>
      </w:r>
    </w:p>
    <w:p w14:paraId="1D0290D5" w14:textId="77777777" w:rsidR="002B490C" w:rsidRDefault="00000000">
      <w:pPr>
        <w:pStyle w:val="Enumeraciones"/>
        <w:numPr>
          <w:ilvl w:val="0"/>
          <w:numId w:val="15"/>
        </w:numPr>
        <w:pPrChange w:id="89" w:author="Joaquin I. Molina Rodríguez" w:date="2025-12-16T19:26:00Z" w16du:dateUtc="2025-12-16T18:2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Cumplir normas de la comunidad si las hubiera</w:t>
      </w:r>
    </w:p>
    <w:p w14:paraId="067AF501" w14:textId="77777777" w:rsidR="002B490C" w:rsidRDefault="00000000">
      <w:pPr>
        <w:pStyle w:val="Enumeraciones"/>
        <w:numPr>
          <w:ilvl w:val="0"/>
          <w:numId w:val="15"/>
        </w:numPr>
        <w:pPrChange w:id="90" w:author="Joaquin I. Molina Rodríguez" w:date="2025-12-16T19:26:00Z" w16du:dateUtc="2025-12-16T18:2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Mantener un nivel razonable de limpieza durante la estancia</w:t>
      </w:r>
      <w:del w:id="91" w:author="Joaquin I. Molina Rodríguez" w:date="2025-12-16T19:00:00Z" w16du:dateUtc="2025-12-16T18:00:00Z">
        <w:r w:rsidDel="00CD47A7">
          <w:delText>.</w:delText>
        </w:r>
      </w:del>
    </w:p>
    <w:p w14:paraId="3615CEA0" w14:textId="2906D63C" w:rsidR="002B490C" w:rsidRDefault="00000000">
      <w:pPr>
        <w:pStyle w:val="Subtitulillo"/>
      </w:pPr>
      <w:del w:id="92" w:author="Joaquin I. Molina Rodríguez" w:date="2025-12-16T19:18:00Z" w16du:dateUtc="2025-12-16T18:18:00Z">
        <w:r w:rsidDel="006F7C57">
          <w:br/>
        </w:r>
      </w:del>
      <w:r>
        <w:t>7. Prohibiciones</w:t>
      </w:r>
    </w:p>
    <w:p w14:paraId="7DA4B0DB" w14:textId="77777777" w:rsidR="002B490C" w:rsidRDefault="00000000">
      <w:pPr>
        <w:pStyle w:val="Cuerpo"/>
      </w:pPr>
      <w:r>
        <w:t>Queda prohibido:</w:t>
      </w:r>
    </w:p>
    <w:p w14:paraId="3221AE81" w14:textId="77777777" w:rsidR="002B490C" w:rsidRDefault="00000000">
      <w:pPr>
        <w:pStyle w:val="Cuerpo"/>
        <w:numPr>
          <w:ilvl w:val="0"/>
          <w:numId w:val="16"/>
        </w:numPr>
        <w:pPrChange w:id="93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lastRenderedPageBreak/>
        <w:t>Fumar en la vivienda (salvo zonas autorizadas)</w:t>
      </w:r>
    </w:p>
    <w:p w14:paraId="513068BF" w14:textId="77777777" w:rsidR="002B490C" w:rsidRDefault="00000000">
      <w:pPr>
        <w:pStyle w:val="Cuerpo"/>
        <w:numPr>
          <w:ilvl w:val="0"/>
          <w:numId w:val="16"/>
        </w:numPr>
        <w:pPrChange w:id="94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Introducir mascotas sin permiso</w:t>
      </w:r>
    </w:p>
    <w:p w14:paraId="492F5814" w14:textId="77777777" w:rsidR="002B490C" w:rsidRDefault="00000000">
      <w:pPr>
        <w:pStyle w:val="Cuerpo"/>
        <w:numPr>
          <w:ilvl w:val="0"/>
          <w:numId w:val="16"/>
        </w:numPr>
        <w:pPrChange w:id="95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Manipular instalaciones el</w:t>
      </w:r>
      <w:r>
        <w:rPr>
          <w:lang w:val="fr-FR"/>
        </w:rPr>
        <w:t>é</w:t>
      </w:r>
      <w:r>
        <w:rPr>
          <w:lang w:val="pt-PT"/>
        </w:rPr>
        <w:t>ctricas o de agua</w:t>
      </w:r>
    </w:p>
    <w:p w14:paraId="3852D84C" w14:textId="77777777" w:rsidR="002B490C" w:rsidRDefault="00000000">
      <w:pPr>
        <w:pStyle w:val="Cuerpo"/>
        <w:numPr>
          <w:ilvl w:val="0"/>
          <w:numId w:val="16"/>
        </w:numPr>
        <w:pPrChange w:id="96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Subarrendar o ceder el uso de la vivienda</w:t>
      </w:r>
      <w:del w:id="97" w:author="Joaquin I. Molina Rodríguez" w:date="2025-12-16T19:01:00Z" w16du:dateUtc="2025-12-16T18:01:00Z">
        <w:r w:rsidDel="00CD47A7">
          <w:delText>.</w:delText>
        </w:r>
      </w:del>
    </w:p>
    <w:p w14:paraId="5D40BE10" w14:textId="77777777" w:rsidR="002B490C" w:rsidRDefault="00000000">
      <w:pPr>
        <w:pStyle w:val="Subtitulillo"/>
      </w:pPr>
      <w:r>
        <w:rPr>
          <w:lang w:val="pt-PT"/>
        </w:rPr>
        <w:t>8. Suministros</w:t>
      </w:r>
    </w:p>
    <w:p w14:paraId="7D077C97" w14:textId="61DB5EC6" w:rsidR="002B490C" w:rsidRDefault="00000000" w:rsidP="00044B8A">
      <w:pPr>
        <w:pStyle w:val="Cuerpo"/>
      </w:pPr>
      <w:r>
        <w:t>Los suministros están incluidos en el precio.</w:t>
      </w:r>
      <w:r w:rsidR="00044B8A">
        <w:t xml:space="preserve"> </w:t>
      </w:r>
      <w:ins w:id="98" w:author="Joaquin I. Molina Rodríguez" w:date="2025-12-16T19:06:00Z" w16du:dateUtc="2025-12-16T18:06:00Z">
        <w:r w:rsidR="00DA408C">
          <w:fldChar w:fldCharType="begin">
            <w:ffData>
              <w:name w:val=""/>
              <w:enabled/>
              <w:calcOnExit w:val="0"/>
              <w:textInput/>
            </w:ffData>
          </w:fldChar>
        </w:r>
        <w:r w:rsidR="00DA408C">
          <w:instrText xml:space="preserve"> FORMTEXT </w:instrText>
        </w:r>
        <w:r w:rsidR="00DA408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99" w:author="Joaquin I. Molina Rodríguez" w:date="2025-12-16T19:06:00Z" w16du:dateUtc="2025-12-16T18:06:00Z">
        <w:r w:rsidR="00DA408C">
          <w:fldChar w:fldCharType="end"/>
        </w:r>
        <w:r w:rsidR="00DA408C">
          <w:t xml:space="preserve"> </w:t>
        </w:r>
      </w:ins>
      <w:del w:id="100" w:author="Joaquin I. Molina Rodríguez" w:date="2025-12-16T19:06:00Z" w16du:dateUtc="2025-12-16T18:06:00Z">
        <w:r w:rsidR="00DA408C" w:rsidDel="00DA408C">
          <w:delText xml:space="preserve">En estancias superiores a </w:delText>
        </w:r>
      </w:del>
      <w:del w:id="101" w:author="Joaquin I. Molina Rodríguez" w:date="2025-12-16T19:01:00Z" w16du:dateUtc="2025-12-16T18:01:00Z">
        <w:r w:rsidR="00DA408C" w:rsidDel="00CD47A7">
          <w:delText xml:space="preserve">[X] </w:delText>
        </w:r>
      </w:del>
      <w:del w:id="102" w:author="Joaquin I. Molina Rodríguez" w:date="2025-12-16T19:06:00Z" w16du:dateUtc="2025-12-16T18:06:00Z">
        <w:r w:rsidR="00DA408C" w:rsidDel="00DA408C">
          <w:delText>días, se podrá establecer un límite de consumo razonable.</w:delText>
        </w:r>
      </w:del>
    </w:p>
    <w:p w14:paraId="2343A62B" w14:textId="77777777" w:rsidR="002B490C" w:rsidRDefault="00000000">
      <w:pPr>
        <w:pStyle w:val="Subtitulillo"/>
      </w:pPr>
      <w:r>
        <w:t>9. Estado del inmueble</w:t>
      </w:r>
    </w:p>
    <w:p w14:paraId="754A7617" w14:textId="77777777" w:rsidR="002B490C" w:rsidRDefault="00000000">
      <w:pPr>
        <w:pStyle w:val="Cuerpo"/>
      </w:pPr>
      <w:r>
        <w:t>El Arrendatario reconoce haber recibido la vivienda:</w:t>
      </w:r>
    </w:p>
    <w:p w14:paraId="44A15295" w14:textId="77777777" w:rsidR="002B490C" w:rsidRDefault="00000000">
      <w:pPr>
        <w:pStyle w:val="Cuerpo"/>
        <w:numPr>
          <w:ilvl w:val="0"/>
          <w:numId w:val="17"/>
        </w:numPr>
        <w:pPrChange w:id="103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L</w:t>
      </w:r>
      <w:r>
        <w:rPr>
          <w:lang w:val="it-IT"/>
        </w:rPr>
        <w:t>impia</w:t>
      </w:r>
    </w:p>
    <w:p w14:paraId="7BE9EC20" w14:textId="77777777" w:rsidR="002B490C" w:rsidRDefault="00000000">
      <w:pPr>
        <w:pStyle w:val="Cuerpo"/>
        <w:numPr>
          <w:ilvl w:val="0"/>
          <w:numId w:val="17"/>
        </w:numPr>
        <w:pPrChange w:id="104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En buen estado</w:t>
      </w:r>
    </w:p>
    <w:p w14:paraId="58148B33" w14:textId="77777777" w:rsidR="002B490C" w:rsidRDefault="00000000">
      <w:pPr>
        <w:pStyle w:val="Cuerpo"/>
        <w:numPr>
          <w:ilvl w:val="0"/>
          <w:numId w:val="17"/>
        </w:numPr>
        <w:pPrChange w:id="105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Apta para el uso vacacional</w:t>
      </w:r>
      <w:del w:id="106" w:author="Joaquin I. Molina Rodríguez" w:date="2025-12-16T19:02:00Z" w16du:dateUtc="2025-12-16T18:02:00Z">
        <w:r w:rsidDel="00CD47A7">
          <w:delText>.</w:delText>
        </w:r>
      </w:del>
    </w:p>
    <w:p w14:paraId="272CFBDF" w14:textId="77777777" w:rsidR="002B490C" w:rsidRDefault="00000000">
      <w:pPr>
        <w:pStyle w:val="Cuerpo"/>
      </w:pPr>
      <w:r>
        <w:rPr>
          <w:lang w:val="en-US"/>
        </w:rPr>
        <w:t>Responder</w:t>
      </w:r>
      <w:r>
        <w:t xml:space="preserve">á </w:t>
      </w:r>
      <w:r>
        <w:rPr>
          <w:lang w:val="pt-PT"/>
        </w:rPr>
        <w:t>por da</w:t>
      </w:r>
      <w:r>
        <w:t>ños que excedan el simple desgaste.</w:t>
      </w:r>
    </w:p>
    <w:p w14:paraId="03C75369" w14:textId="77777777" w:rsidR="002B490C" w:rsidRDefault="00000000">
      <w:pPr>
        <w:pStyle w:val="Subtitulillo"/>
      </w:pPr>
      <w:r>
        <w:rPr>
          <w:lang w:val="pt-PT"/>
        </w:rPr>
        <w:t>10. Responsabilidad</w:t>
      </w:r>
    </w:p>
    <w:p w14:paraId="10D79BDE" w14:textId="77777777" w:rsidR="002B490C" w:rsidRDefault="00000000">
      <w:pPr>
        <w:pStyle w:val="Cuerpo"/>
      </w:pPr>
      <w:r>
        <w:t>El Arrendador no se responsabiliza de:</w:t>
      </w:r>
    </w:p>
    <w:p w14:paraId="3A835A62" w14:textId="77777777" w:rsidR="002B490C" w:rsidRDefault="00000000">
      <w:pPr>
        <w:pStyle w:val="Cuerpo"/>
        <w:numPr>
          <w:ilvl w:val="0"/>
          <w:numId w:val="18"/>
        </w:numPr>
        <w:pPrChange w:id="107" w:author="Joaquin I. Molina Rodríguez" w:date="2025-12-16T19:26:00Z" w16du:dateUtc="2025-12-16T18:26:00Z">
          <w:pPr>
            <w:pStyle w:val="Cuerpo"/>
            <w:numPr>
              <w:numId w:val="2"/>
            </w:numPr>
            <w:ind w:left="680" w:hanging="170"/>
          </w:pPr>
        </w:pPrChange>
      </w:pPr>
      <w:r>
        <w:t>P</w:t>
      </w:r>
      <w:r>
        <w:rPr>
          <w:lang w:val="fr-FR"/>
        </w:rPr>
        <w:t>é</w:t>
      </w:r>
      <w:r>
        <w:t>rdidas u olvidos de objetos personales</w:t>
      </w:r>
    </w:p>
    <w:p w14:paraId="5C2F270F" w14:textId="77777777" w:rsidR="002B490C" w:rsidDel="006F7C57" w:rsidRDefault="00000000">
      <w:pPr>
        <w:pStyle w:val="Enumeraciones"/>
        <w:numPr>
          <w:ilvl w:val="0"/>
          <w:numId w:val="18"/>
        </w:numPr>
        <w:rPr>
          <w:del w:id="108" w:author="Joaquin I. Molina Rodríguez" w:date="2025-12-16T19:28:00Z" w16du:dateUtc="2025-12-16T18:28:00Z"/>
        </w:rPr>
        <w:pPrChange w:id="109" w:author="Joaquin I. Molina Rodríguez" w:date="2025-12-16T19:26:00Z" w16du:dateUtc="2025-12-16T18:26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Accidentes derivados de un uso negligente de la vivienda</w:t>
      </w:r>
    </w:p>
    <w:p w14:paraId="17FA52E7" w14:textId="77777777" w:rsidR="002B490C" w:rsidRDefault="002B490C">
      <w:pPr>
        <w:pStyle w:val="Enumeraciones"/>
        <w:numPr>
          <w:ilvl w:val="0"/>
          <w:numId w:val="18"/>
        </w:numPr>
        <w:pPrChange w:id="110" w:author="Joaquin I. Molina Rodríguez" w:date="2025-12-16T19:28:00Z" w16du:dateUtc="2025-12-16T18:28:00Z">
          <w:pPr>
            <w:pStyle w:val="Cuerpo"/>
          </w:pPr>
        </w:pPrChange>
      </w:pPr>
    </w:p>
    <w:p w14:paraId="794B2355" w14:textId="77777777" w:rsidR="002B490C" w:rsidRDefault="00000000">
      <w:pPr>
        <w:pStyle w:val="Cuerpo"/>
      </w:pPr>
      <w:r>
        <w:t xml:space="preserve">El Arrendatario será </w:t>
      </w:r>
      <w:r>
        <w:rPr>
          <w:lang w:val="fr-FR"/>
        </w:rPr>
        <w:t>responsable de:</w:t>
      </w:r>
    </w:p>
    <w:p w14:paraId="529775A7" w14:textId="77777777" w:rsidR="002B490C" w:rsidRDefault="00000000">
      <w:pPr>
        <w:pStyle w:val="Enumeraciones"/>
        <w:numPr>
          <w:ilvl w:val="0"/>
          <w:numId w:val="19"/>
        </w:numPr>
        <w:pPrChange w:id="111" w:author="Joaquin I. Molina Rodríguez" w:date="2025-12-16T19:27:00Z" w16du:dateUtc="2025-12-16T18:27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lastRenderedPageBreak/>
        <w:t>Dañ</w:t>
      </w:r>
      <w:r>
        <w:rPr>
          <w:lang w:val="pt-PT"/>
        </w:rPr>
        <w:t xml:space="preserve">os causados por </w:t>
      </w:r>
      <w:r>
        <w:rPr>
          <w:lang w:val="fr-FR"/>
        </w:rPr>
        <w:t>é</w:t>
      </w:r>
      <w:r>
        <w:t>l o por sus acompañantes</w:t>
      </w:r>
    </w:p>
    <w:p w14:paraId="17897896" w14:textId="77777777" w:rsidR="002B490C" w:rsidRDefault="00000000">
      <w:pPr>
        <w:pStyle w:val="Enumeraciones"/>
        <w:numPr>
          <w:ilvl w:val="0"/>
          <w:numId w:val="19"/>
        </w:numPr>
        <w:pPrChange w:id="112" w:author="Joaquin I. Molina Rodríguez" w:date="2025-12-16T19:27:00Z" w16du:dateUtc="2025-12-16T18:27:00Z">
          <w:pPr>
            <w:pStyle w:val="Enumeraciones"/>
            <w:numPr>
              <w:numId w:val="3"/>
            </w:numPr>
            <w:ind w:left="964" w:hanging="454"/>
          </w:pPr>
        </w:pPrChange>
      </w:pPr>
      <w:r>
        <w:t>Sanciones administrativas derivadas de su conducta</w:t>
      </w:r>
    </w:p>
    <w:p w14:paraId="0FE3E212" w14:textId="77777777" w:rsidR="002B490C" w:rsidRDefault="00000000">
      <w:pPr>
        <w:pStyle w:val="Subtitulillo"/>
      </w:pPr>
      <w:r>
        <w:t>11. Legislación aplicable</w:t>
      </w:r>
    </w:p>
    <w:p w14:paraId="34647C45" w14:textId="77777777" w:rsidR="002B490C" w:rsidRDefault="00000000">
      <w:pPr>
        <w:pStyle w:val="Cuerpo"/>
      </w:pPr>
      <w:r>
        <w:t>Este contrato se rige por el Código Civil, la LAU (art. 5.e) y la normativa turí</w:t>
      </w:r>
      <w:r>
        <w:rPr>
          <w:lang w:val="it-IT"/>
        </w:rPr>
        <w:t>stica auton</w:t>
      </w:r>
      <w:r>
        <w:t>ómica aplicable al inmueble.</w:t>
      </w:r>
    </w:p>
    <w:p w14:paraId="0E003198" w14:textId="06690453" w:rsidR="002B490C" w:rsidRDefault="00000000">
      <w:pPr>
        <w:pStyle w:val="Subtitulillo"/>
      </w:pPr>
      <w:r>
        <w:t>12. Jurisdicción</w:t>
      </w:r>
    </w:p>
    <w:p w14:paraId="1A04F35D" w14:textId="3778B9A8" w:rsidR="00DA381E" w:rsidRDefault="00DA381E" w:rsidP="00DA381E">
      <w:pPr>
        <w:pStyle w:val="Cuerpo"/>
      </w:pPr>
      <w:r>
        <w:t xml:space="preserve">Para cualquier controversia derivada de este contrato, ambas partes se someten a los tribunales de </w:t>
      </w:r>
      <w: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13" w:name="Texto12"/>
      <w:r>
        <w:instrText xml:space="preserve"> FORMTEXT </w:instrText>
      </w:r>
      <w:r>
        <w:fldChar w:fldCharType="separate"/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>
        <w:fldChar w:fldCharType="end"/>
      </w:r>
      <w:bookmarkEnd w:id="113"/>
      <w:r>
        <w:t xml:space="preserve">, renunciando a cualquier otro fuero que pudiera corresponderles. </w:t>
      </w:r>
    </w:p>
    <w:p w14:paraId="792A2676" w14:textId="4378B0EF" w:rsidR="00DA381E" w:rsidRDefault="00DA381E" w:rsidP="006B7A4B">
      <w:pPr>
        <w:pStyle w:val="Cuerpo"/>
        <w:ind w:firstLine="0"/>
      </w:pPr>
      <w:r>
        <w:fldChar w:fldCharType="begin">
          <w:ffData>
            <w:name w:val="Texto16"/>
            <w:enabled/>
            <w:calcOnExit w:val="0"/>
            <w:textInput/>
          </w:ffData>
        </w:fldChar>
      </w:r>
      <w:bookmarkStart w:id="114" w:name="Texto16"/>
      <w:r>
        <w:instrText xml:space="preserve"> FORMTEXT </w:instrText>
      </w:r>
      <w:r>
        <w:fldChar w:fldCharType="separate"/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>
        <w:fldChar w:fldCharType="end"/>
      </w:r>
      <w:bookmarkEnd w:id="114"/>
    </w:p>
    <w:p w14:paraId="6CF85D83" w14:textId="2DBE40E7" w:rsidR="002B490C" w:rsidRPr="00DA381E" w:rsidRDefault="00000000" w:rsidP="00DA381E">
      <w:pPr>
        <w:pStyle w:val="Cuerpo"/>
      </w:pPr>
      <w:r>
        <w:t>Ambas partes firman por duplicado e</w:t>
      </w:r>
      <w:r>
        <w:rPr>
          <w:lang w:val="pt-PT"/>
        </w:rPr>
        <w:t xml:space="preserve">n </w:t>
      </w:r>
      <w:ins w:id="115" w:author="Joaquin I. Molina Rodríguez" w:date="2025-12-16T19:08:00Z" w16du:dateUtc="2025-12-16T18:08:00Z">
        <w:r w:rsidR="00DA408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DA408C">
          <w:instrText xml:space="preserve"> FORMTEXT </w:instrText>
        </w:r>
        <w:r w:rsidR="00DA408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16" w:author="Joaquin I. Molina Rodríguez" w:date="2025-12-16T19:08:00Z" w16du:dateUtc="2025-12-16T18:08:00Z">
        <w:r w:rsidR="00DA408C">
          <w:fldChar w:fldCharType="end"/>
        </w:r>
      </w:ins>
      <w:del w:id="117" w:author="Joaquin I. Molina Rodríguez" w:date="2025-12-16T19:08:00Z" w16du:dateUtc="2025-12-16T18:08:00Z">
        <w:r w:rsidDel="00DA408C">
          <w:rPr>
            <w:lang w:val="pt-PT"/>
          </w:rPr>
          <w:delText>[localidad]</w:delText>
        </w:r>
      </w:del>
      <w:r>
        <w:rPr>
          <w:lang w:val="pt-PT"/>
        </w:rPr>
        <w:t xml:space="preserve">, a </w:t>
      </w:r>
      <w:ins w:id="118" w:author="Joaquin I. Molina Rodríguez" w:date="2025-12-16T19:08:00Z" w16du:dateUtc="2025-12-16T18:08:00Z">
        <w:r w:rsidR="00DA408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DA408C">
          <w:instrText xml:space="preserve"> FORMTEXT </w:instrText>
        </w:r>
        <w:r w:rsidR="00DA408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19" w:author="Joaquin I. Molina Rodríguez" w:date="2025-12-16T19:08:00Z" w16du:dateUtc="2025-12-16T18:08:00Z">
        <w:r w:rsidR="00DA408C">
          <w:fldChar w:fldCharType="end"/>
        </w:r>
        <w:r w:rsidR="00DA408C" w:rsidDel="00DA408C">
          <w:rPr>
            <w:lang w:val="pt-PT"/>
          </w:rPr>
          <w:t xml:space="preserve"> </w:t>
        </w:r>
      </w:ins>
      <w:del w:id="120" w:author="Joaquin I. Molina Rodríguez" w:date="2025-12-16T19:08:00Z" w16du:dateUtc="2025-12-16T18:08:00Z">
        <w:r w:rsidDel="00DA408C">
          <w:rPr>
            <w:lang w:val="pt-PT"/>
          </w:rPr>
          <w:delText>[d</w:delText>
        </w:r>
        <w:r w:rsidDel="00DA408C">
          <w:delText>í</w:delText>
        </w:r>
        <w:r w:rsidDel="00DA408C">
          <w:rPr>
            <w:lang w:val="pt-PT"/>
          </w:rPr>
          <w:delText xml:space="preserve">a] </w:delText>
        </w:r>
      </w:del>
      <w:r>
        <w:rPr>
          <w:lang w:val="pt-PT"/>
        </w:rPr>
        <w:t xml:space="preserve">de </w:t>
      </w:r>
      <w:ins w:id="121" w:author="Joaquin I. Molina Rodríguez" w:date="2025-12-16T19:08:00Z" w16du:dateUtc="2025-12-16T18:08:00Z">
        <w:r w:rsidR="00DA408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DA408C">
          <w:instrText xml:space="preserve"> FORMTEXT </w:instrText>
        </w:r>
        <w:r w:rsidR="00DA408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22" w:author="Joaquin I. Molina Rodríguez" w:date="2025-12-16T19:08:00Z" w16du:dateUtc="2025-12-16T18:08:00Z">
        <w:r w:rsidR="00DA408C">
          <w:fldChar w:fldCharType="end"/>
        </w:r>
        <w:r w:rsidR="00DA408C" w:rsidDel="00DA408C">
          <w:rPr>
            <w:lang w:val="pt-PT"/>
          </w:rPr>
          <w:t xml:space="preserve"> </w:t>
        </w:r>
      </w:ins>
      <w:del w:id="123" w:author="Joaquin I. Molina Rodríguez" w:date="2025-12-16T19:08:00Z" w16du:dateUtc="2025-12-16T18:08:00Z">
        <w:r w:rsidDel="00DA408C">
          <w:rPr>
            <w:lang w:val="pt-PT"/>
          </w:rPr>
          <w:delText xml:space="preserve">[mes] </w:delText>
        </w:r>
      </w:del>
      <w:r>
        <w:rPr>
          <w:lang w:val="pt-PT"/>
        </w:rPr>
        <w:t xml:space="preserve">de </w:t>
      </w:r>
      <w:ins w:id="124" w:author="Joaquin I. Molina Rodríguez" w:date="2025-12-16T19:08:00Z" w16du:dateUtc="2025-12-16T18:08:00Z">
        <w:r w:rsidR="00DA408C">
          <w:fldChar w:fldCharType="begin">
            <w:ffData>
              <w:name w:val="Texto1"/>
              <w:enabled/>
              <w:calcOnExit w:val="0"/>
              <w:textInput/>
            </w:ffData>
          </w:fldChar>
        </w:r>
        <w:r w:rsidR="00DA408C">
          <w:instrText xml:space="preserve"> FORMTEXT </w:instrText>
        </w:r>
        <w:r w:rsidR="00DA408C">
          <w:fldChar w:fldCharType="separate"/>
        </w:r>
      </w:ins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r w:rsidR="006B7A4B">
        <w:rPr>
          <w:noProof/>
        </w:rPr>
        <w:t> </w:t>
      </w:r>
      <w:ins w:id="125" w:author="Joaquin I. Molina Rodríguez" w:date="2025-12-16T19:08:00Z" w16du:dateUtc="2025-12-16T18:08:00Z">
        <w:r w:rsidR="00DA408C">
          <w:fldChar w:fldCharType="end"/>
        </w:r>
      </w:ins>
      <w:del w:id="126" w:author="Joaquin I. Molina Rodríguez" w:date="2025-12-16T19:08:00Z" w16du:dateUtc="2025-12-16T18:08:00Z">
        <w:r w:rsidDel="00DA408C">
          <w:rPr>
            <w:lang w:val="pt-PT"/>
          </w:rPr>
          <w:delText>[a</w:delText>
        </w:r>
        <w:r w:rsidDel="00DA408C">
          <w:delText>ñ</w:delText>
        </w:r>
        <w:r w:rsidDel="00DA408C">
          <w:rPr>
            <w:lang w:val="pt-PT"/>
          </w:rPr>
          <w:delText>o]</w:delText>
        </w:r>
      </w:del>
      <w:r>
        <w:rPr>
          <w:lang w:val="pt-PT"/>
        </w:rPr>
        <w:t>.</w:t>
      </w:r>
    </w:p>
    <w:p w14:paraId="7B7CFBA7" w14:textId="77777777" w:rsidR="00044B8A" w:rsidDel="00516EF3" w:rsidRDefault="00044B8A" w:rsidP="00044B8A">
      <w:pPr>
        <w:pStyle w:val="Cuerposinsangria"/>
        <w:rPr>
          <w:del w:id="127" w:author="Joaquin I. Molina Rodríguez" w:date="2025-12-16T19:30:00Z" w16du:dateUtc="2025-12-16T18:30:00Z"/>
        </w:rPr>
      </w:pPr>
    </w:p>
    <w:p w14:paraId="0F285777" w14:textId="77777777" w:rsidR="002B490C" w:rsidDel="00516EF3" w:rsidRDefault="002B490C">
      <w:pPr>
        <w:pStyle w:val="Cuerpo"/>
        <w:ind w:firstLine="0"/>
        <w:rPr>
          <w:del w:id="128" w:author="Joaquin I. Molina Rodríguez" w:date="2025-12-16T19:30:00Z" w16du:dateUtc="2025-12-16T18:30:00Z"/>
        </w:rPr>
        <w:pPrChange w:id="129" w:author="Joaquin I. Molina Rodríguez" w:date="2025-12-16T19:30:00Z" w16du:dateUtc="2025-12-16T18:30:00Z">
          <w:pPr>
            <w:pStyle w:val="Cuerpo"/>
          </w:pPr>
        </w:pPrChange>
      </w:pPr>
    </w:p>
    <w:p w14:paraId="056A33F3" w14:textId="77777777" w:rsidR="00516EF3" w:rsidRDefault="00516EF3">
      <w:pPr>
        <w:pStyle w:val="Cuerposinsangria"/>
        <w:rPr>
          <w:ins w:id="130" w:author="Joaquin I. Molina Rodríguez" w:date="2025-12-16T19:28:00Z" w16du:dateUtc="2025-12-16T18:28:00Z"/>
        </w:rPr>
        <w:pPrChange w:id="131" w:author="Joaquin I. Molina Rodríguez" w:date="2025-12-16T19:30:00Z" w16du:dateUtc="2025-12-16T18:30:00Z">
          <w:pPr>
            <w:pStyle w:val="Cuerpo"/>
          </w:pPr>
        </w:pPrChange>
      </w:pPr>
    </w:p>
    <w:p w14:paraId="19B020DD" w14:textId="5AAFF1B8" w:rsidR="002B490C" w:rsidRDefault="00000000">
      <w:pPr>
        <w:pStyle w:val="Cuerpo"/>
      </w:pPr>
      <w:r>
        <w:rPr>
          <w:b/>
          <w:bCs/>
        </w:rPr>
        <w:t>El Arrendador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El Arrendatario</w:t>
      </w:r>
    </w:p>
    <w:sectPr w:rsidR="002B490C">
      <w:headerReference w:type="even" r:id="rId7"/>
      <w:headerReference w:type="default" r:id="rId8"/>
      <w:footerReference w:type="even" r:id="rId9"/>
      <w:footerReference w:type="default" r:id="rId10"/>
      <w:pgSz w:w="8504" w:h="13039"/>
      <w:pgMar w:top="1134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0869" w14:textId="77777777" w:rsidR="008C386F" w:rsidRDefault="008C386F">
      <w:r>
        <w:separator/>
      </w:r>
    </w:p>
  </w:endnote>
  <w:endnote w:type="continuationSeparator" w:id="0">
    <w:p w14:paraId="3A245961" w14:textId="77777777" w:rsidR="008C386F" w:rsidRDefault="008C3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F33E" w14:textId="6823BC07" w:rsidR="002B490C" w:rsidRDefault="00000000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fldChar w:fldCharType="begin"/>
    </w:r>
    <w:r>
      <w:instrText xml:space="preserve"> PAGE </w:instrText>
    </w:r>
    <w:r>
      <w:fldChar w:fldCharType="separate"/>
    </w:r>
    <w:r w:rsidR="00E63C9C">
      <w:rPr>
        <w:noProof/>
      </w:rPr>
      <w:t>2</w:t>
    </w:r>
    <w:r>
      <w:fldChar w:fldCharType="end"/>
    </w:r>
  </w:p>
  <w:p w14:paraId="42C08883" w14:textId="77777777" w:rsidR="002B490C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3593" w14:textId="77777777" w:rsidR="002B490C" w:rsidRDefault="00000000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E63C9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3C8224A4" w14:textId="77777777" w:rsidR="002B490C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EAE9" w14:textId="77777777" w:rsidR="008C386F" w:rsidRDefault="008C386F">
      <w:r>
        <w:separator/>
      </w:r>
    </w:p>
  </w:footnote>
  <w:footnote w:type="continuationSeparator" w:id="0">
    <w:p w14:paraId="26A54B5A" w14:textId="77777777" w:rsidR="008C386F" w:rsidRDefault="008C3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40B1" w14:textId="77777777" w:rsidR="002B490C" w:rsidRDefault="002B49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A5AE" w14:textId="77777777" w:rsidR="002B490C" w:rsidRDefault="002B49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798"/>
    <w:multiLevelType w:val="hybridMultilevel"/>
    <w:tmpl w:val="E9F03D52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03EE5F5C"/>
    <w:multiLevelType w:val="hybridMultilevel"/>
    <w:tmpl w:val="213AEEA0"/>
    <w:lvl w:ilvl="0" w:tplc="04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647D0"/>
    <w:multiLevelType w:val="hybridMultilevel"/>
    <w:tmpl w:val="DFB0E372"/>
    <w:lvl w:ilvl="0" w:tplc="44D075C0">
      <w:start w:val="1"/>
      <w:numFmt w:val="bullet"/>
      <w:lvlText w:val="•"/>
      <w:lvlJc w:val="left"/>
      <w:pPr>
        <w:ind w:left="123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153A07CC"/>
    <w:multiLevelType w:val="hybridMultilevel"/>
    <w:tmpl w:val="BF62832E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195E6810"/>
    <w:multiLevelType w:val="hybridMultilevel"/>
    <w:tmpl w:val="EA56A204"/>
    <w:numStyleLink w:val="Vieta"/>
  </w:abstractNum>
  <w:abstractNum w:abstractNumId="5" w15:restartNumberingAfterBreak="0">
    <w:nsid w:val="20103AF8"/>
    <w:multiLevelType w:val="hybridMultilevel"/>
    <w:tmpl w:val="D7B49F38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236F0524"/>
    <w:multiLevelType w:val="hybridMultilevel"/>
    <w:tmpl w:val="FC56398C"/>
    <w:lvl w:ilvl="0" w:tplc="44D075C0">
      <w:start w:val="1"/>
      <w:numFmt w:val="bullet"/>
      <w:lvlText w:val="•"/>
      <w:lvlJc w:val="left"/>
      <w:pPr>
        <w:ind w:left="123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25781612"/>
    <w:multiLevelType w:val="hybridMultilevel"/>
    <w:tmpl w:val="D8887C36"/>
    <w:lvl w:ilvl="0" w:tplc="44D075C0">
      <w:start w:val="1"/>
      <w:numFmt w:val="bullet"/>
      <w:lvlText w:val="•"/>
      <w:lvlJc w:val="left"/>
      <w:pPr>
        <w:ind w:left="1522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26327519"/>
    <w:multiLevelType w:val="hybridMultilevel"/>
    <w:tmpl w:val="7D06B866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9" w15:restartNumberingAfterBreak="0">
    <w:nsid w:val="35136951"/>
    <w:multiLevelType w:val="hybridMultilevel"/>
    <w:tmpl w:val="299A62F0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0" w15:restartNumberingAfterBreak="0">
    <w:nsid w:val="3A2308D8"/>
    <w:multiLevelType w:val="hybridMultilevel"/>
    <w:tmpl w:val="CC2C34F0"/>
    <w:lvl w:ilvl="0" w:tplc="44D075C0">
      <w:start w:val="1"/>
      <w:numFmt w:val="bullet"/>
      <w:lvlText w:val="•"/>
      <w:lvlJc w:val="left"/>
      <w:pPr>
        <w:ind w:left="123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3DBD2F0C"/>
    <w:multiLevelType w:val="hybridMultilevel"/>
    <w:tmpl w:val="3A2644E4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2" w15:restartNumberingAfterBreak="0">
    <w:nsid w:val="485E0236"/>
    <w:multiLevelType w:val="hybridMultilevel"/>
    <w:tmpl w:val="EA56A204"/>
    <w:styleLink w:val="Vieta"/>
    <w:lvl w:ilvl="0" w:tplc="050AA84A">
      <w:start w:val="1"/>
      <w:numFmt w:val="bullet"/>
      <w:lvlText w:val="•"/>
      <w:lvlJc w:val="left"/>
      <w:pPr>
        <w:ind w:left="68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B142A18C">
      <w:start w:val="1"/>
      <w:numFmt w:val="bullet"/>
      <w:lvlText w:val="•"/>
      <w:lvlJc w:val="left"/>
      <w:pPr>
        <w:ind w:left="680" w:hanging="1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B25ED8">
      <w:start w:val="1"/>
      <w:numFmt w:val="bullet"/>
      <w:lvlText w:val="•"/>
      <w:lvlJc w:val="left"/>
      <w:pPr>
        <w:tabs>
          <w:tab w:val="num" w:pos="832"/>
        </w:tabs>
        <w:ind w:left="54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D7764262">
      <w:start w:val="1"/>
      <w:numFmt w:val="bullet"/>
      <w:lvlText w:val="•"/>
      <w:lvlJc w:val="left"/>
      <w:pPr>
        <w:tabs>
          <w:tab w:val="num" w:pos="1012"/>
        </w:tabs>
        <w:ind w:left="72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071289FE">
      <w:start w:val="1"/>
      <w:numFmt w:val="bullet"/>
      <w:lvlText w:val="•"/>
      <w:lvlJc w:val="left"/>
      <w:pPr>
        <w:tabs>
          <w:tab w:val="num" w:pos="1192"/>
        </w:tabs>
        <w:ind w:left="90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37122B28">
      <w:start w:val="1"/>
      <w:numFmt w:val="bullet"/>
      <w:lvlText w:val="•"/>
      <w:lvlJc w:val="left"/>
      <w:pPr>
        <w:tabs>
          <w:tab w:val="num" w:pos="1372"/>
        </w:tabs>
        <w:ind w:left="108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214A5B9C">
      <w:start w:val="1"/>
      <w:numFmt w:val="bullet"/>
      <w:lvlText w:val="•"/>
      <w:lvlJc w:val="left"/>
      <w:pPr>
        <w:tabs>
          <w:tab w:val="num" w:pos="1552"/>
        </w:tabs>
        <w:ind w:left="126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8128A0A">
      <w:start w:val="1"/>
      <w:numFmt w:val="bullet"/>
      <w:lvlText w:val="•"/>
      <w:lvlJc w:val="left"/>
      <w:pPr>
        <w:tabs>
          <w:tab w:val="num" w:pos="1732"/>
        </w:tabs>
        <w:ind w:left="144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1BCE1408">
      <w:start w:val="1"/>
      <w:numFmt w:val="bullet"/>
      <w:lvlText w:val="•"/>
      <w:lvlJc w:val="left"/>
      <w:pPr>
        <w:tabs>
          <w:tab w:val="num" w:pos="1912"/>
        </w:tabs>
        <w:ind w:left="1628" w:firstLine="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3" w15:restartNumberingAfterBreak="0">
    <w:nsid w:val="4F3F6990"/>
    <w:multiLevelType w:val="hybridMultilevel"/>
    <w:tmpl w:val="0434AE12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4" w15:restartNumberingAfterBreak="0">
    <w:nsid w:val="6C6F2875"/>
    <w:multiLevelType w:val="hybridMultilevel"/>
    <w:tmpl w:val="96B66E1E"/>
    <w:lvl w:ilvl="0" w:tplc="44D075C0">
      <w:start w:val="1"/>
      <w:numFmt w:val="bullet"/>
      <w:lvlText w:val="•"/>
      <w:lvlJc w:val="left"/>
      <w:pPr>
        <w:ind w:left="1522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5" w15:restartNumberingAfterBreak="0">
    <w:nsid w:val="70037429"/>
    <w:multiLevelType w:val="hybridMultilevel"/>
    <w:tmpl w:val="32962B06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6" w15:restartNumberingAfterBreak="0">
    <w:nsid w:val="7B3D1FCB"/>
    <w:multiLevelType w:val="hybridMultilevel"/>
    <w:tmpl w:val="E020DB28"/>
    <w:lvl w:ilvl="0" w:tplc="44D075C0">
      <w:start w:val="1"/>
      <w:numFmt w:val="bullet"/>
      <w:lvlText w:val="•"/>
      <w:lvlJc w:val="left"/>
      <w:pPr>
        <w:ind w:left="1522" w:hanging="1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0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7" w15:restartNumberingAfterBreak="0">
    <w:nsid w:val="7E8053DF"/>
    <w:multiLevelType w:val="hybridMultilevel"/>
    <w:tmpl w:val="325445E4"/>
    <w:lvl w:ilvl="0" w:tplc="0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 w16cid:durableId="132142322">
    <w:abstractNumId w:val="12"/>
  </w:num>
  <w:num w:numId="2" w16cid:durableId="707531024">
    <w:abstractNumId w:val="4"/>
  </w:num>
  <w:num w:numId="3" w16cid:durableId="1794210349">
    <w:abstractNumId w:val="4"/>
    <w:lvlOverride w:ilvl="0">
      <w:lvl w:ilvl="0" w:tplc="DA22ECFE">
        <w:start w:val="1"/>
        <w:numFmt w:val="bullet"/>
        <w:lvlText w:val="•"/>
        <w:lvlJc w:val="left"/>
        <w:pPr>
          <w:ind w:left="964" w:hanging="4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4D66B550">
        <w:start w:val="1"/>
        <w:numFmt w:val="bullet"/>
        <w:lvlText w:val="•"/>
        <w:lvlJc w:val="left"/>
        <w:pPr>
          <w:ind w:left="964" w:hanging="45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E086966">
        <w:start w:val="1"/>
        <w:numFmt w:val="bullet"/>
        <w:lvlText w:val="•"/>
        <w:lvlJc w:val="left"/>
        <w:pPr>
          <w:ind w:left="83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E6AABF72">
        <w:start w:val="1"/>
        <w:numFmt w:val="bullet"/>
        <w:lvlText w:val="•"/>
        <w:lvlJc w:val="left"/>
        <w:pPr>
          <w:ind w:left="101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1BCEFC80">
        <w:start w:val="1"/>
        <w:numFmt w:val="bullet"/>
        <w:lvlText w:val="•"/>
        <w:lvlJc w:val="left"/>
        <w:pPr>
          <w:ind w:left="119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F6CE7E6">
        <w:start w:val="1"/>
        <w:numFmt w:val="bullet"/>
        <w:lvlText w:val="•"/>
        <w:lvlJc w:val="left"/>
        <w:pPr>
          <w:ind w:left="137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E8AA6632">
        <w:start w:val="1"/>
        <w:numFmt w:val="bullet"/>
        <w:lvlText w:val="•"/>
        <w:lvlJc w:val="left"/>
        <w:pPr>
          <w:ind w:left="155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0288861A">
        <w:start w:val="1"/>
        <w:numFmt w:val="bullet"/>
        <w:lvlText w:val="•"/>
        <w:lvlJc w:val="left"/>
        <w:pPr>
          <w:ind w:left="173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FACE7EC6">
        <w:start w:val="1"/>
        <w:numFmt w:val="bullet"/>
        <w:lvlText w:val="•"/>
        <w:lvlJc w:val="left"/>
        <w:pPr>
          <w:ind w:left="1912" w:hanging="1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344982290">
    <w:abstractNumId w:val="0"/>
  </w:num>
  <w:num w:numId="5" w16cid:durableId="2119135006">
    <w:abstractNumId w:val="5"/>
  </w:num>
  <w:num w:numId="6" w16cid:durableId="178352573">
    <w:abstractNumId w:val="9"/>
  </w:num>
  <w:num w:numId="7" w16cid:durableId="1487044530">
    <w:abstractNumId w:val="3"/>
  </w:num>
  <w:num w:numId="8" w16cid:durableId="922379361">
    <w:abstractNumId w:val="7"/>
  </w:num>
  <w:num w:numId="9" w16cid:durableId="1734549104">
    <w:abstractNumId w:val="14"/>
  </w:num>
  <w:num w:numId="10" w16cid:durableId="1193811522">
    <w:abstractNumId w:val="16"/>
  </w:num>
  <w:num w:numId="11" w16cid:durableId="409431885">
    <w:abstractNumId w:val="8"/>
  </w:num>
  <w:num w:numId="12" w16cid:durableId="1674910744">
    <w:abstractNumId w:val="6"/>
  </w:num>
  <w:num w:numId="13" w16cid:durableId="1974482519">
    <w:abstractNumId w:val="10"/>
  </w:num>
  <w:num w:numId="14" w16cid:durableId="1034235449">
    <w:abstractNumId w:val="2"/>
  </w:num>
  <w:num w:numId="15" w16cid:durableId="1659730094">
    <w:abstractNumId w:val="17"/>
  </w:num>
  <w:num w:numId="16" w16cid:durableId="940992865">
    <w:abstractNumId w:val="15"/>
  </w:num>
  <w:num w:numId="17" w16cid:durableId="867186559">
    <w:abstractNumId w:val="11"/>
  </w:num>
  <w:num w:numId="18" w16cid:durableId="1978098220">
    <w:abstractNumId w:val="1"/>
  </w:num>
  <w:num w:numId="19" w16cid:durableId="103418682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quin I. Molina Rodríguez">
    <w15:presenceInfo w15:providerId="Windows Live" w15:userId="f308356ad3d1c2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ocumentProtection w:edit="forms" w:enforcement="1" w:cryptProviderType="rsaAES" w:cryptAlgorithmClass="hash" w:cryptAlgorithmType="typeAny" w:cryptAlgorithmSid="14" w:cryptSpinCount="100000" w:hash="kz5FaHwT8IoQPONB+qzNpZbMJ7LHpr1g1G0Ta+3B9RqB2QTESdZFf6nsFtF+4/9YQzlEyhysNcZbVsZmVDmPIg==" w:salt="yAvKlJScsRoGI0GR/GUCQQ==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90C"/>
    <w:rsid w:val="00044B8A"/>
    <w:rsid w:val="002B490C"/>
    <w:rsid w:val="003E7C82"/>
    <w:rsid w:val="00516EF3"/>
    <w:rsid w:val="006433C5"/>
    <w:rsid w:val="006B7A4B"/>
    <w:rsid w:val="006F7C57"/>
    <w:rsid w:val="008C386F"/>
    <w:rsid w:val="008E3F1C"/>
    <w:rsid w:val="00A42D8E"/>
    <w:rsid w:val="00BB6BD0"/>
    <w:rsid w:val="00CD47A7"/>
    <w:rsid w:val="00D72CC7"/>
    <w:rsid w:val="00DA381E"/>
    <w:rsid w:val="00DA408C"/>
    <w:rsid w:val="00E6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28C53E"/>
  <w15:docId w15:val="{D71BB62F-FD21-2341-916C-24D4111E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styleId="nfasis">
    <w:name w:val="Emphasis"/>
    <w:rPr>
      <w:b/>
      <w:bCs/>
      <w:lang w:val="es-ES_tradnl"/>
    </w:rPr>
  </w:style>
  <w:style w:type="paragraph" w:styleId="Ttulo">
    <w:name w:val="Title"/>
    <w:next w:val="Cuerpo"/>
    <w:uiPriority w:val="10"/>
    <w:qFormat/>
    <w:pPr>
      <w:keepNext/>
      <w:spacing w:before="960" w:after="480" w:line="300" w:lineRule="auto"/>
      <w:ind w:firstLine="283"/>
      <w:jc w:val="center"/>
      <w:outlineLvl w:val="0"/>
    </w:pPr>
    <w:rPr>
      <w:rFonts w:ascii="Helvetica Neue" w:hAnsi="Helvetica Neue" w:cs="Arial Unicode MS"/>
      <w:b/>
      <w:bCs/>
      <w:color w:val="000000"/>
      <w:sz w:val="30"/>
      <w:szCs w:val="3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20" w:line="300" w:lineRule="auto"/>
      <w:ind w:firstLine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next w:val="Cuerpo"/>
    <w:uiPriority w:val="11"/>
    <w:qFormat/>
    <w:pPr>
      <w:keepNext/>
      <w:spacing w:before="480" w:after="240" w:line="300" w:lineRule="auto"/>
      <w:jc w:val="center"/>
      <w:outlineLvl w:val="1"/>
    </w:pPr>
    <w:rPr>
      <w:rFonts w:ascii="Helvetica Neue" w:hAnsi="Helvetica Neue" w:cs="Arial Unicode MS"/>
      <w:b/>
      <w:bCs/>
      <w:color w:val="000000"/>
      <w:sz w:val="26"/>
      <w:szCs w:val="26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Subtitulillo">
    <w:name w:val="Subtitulillo"/>
    <w:pPr>
      <w:suppressAutoHyphens/>
      <w:spacing w:before="640" w:after="320" w:line="300" w:lineRule="auto"/>
      <w:outlineLvl w:val="0"/>
    </w:pPr>
    <w:rPr>
      <w:rFonts w:ascii="Helvetica Neue" w:hAnsi="Helvetica Neue" w:cs="Arial Unicode MS"/>
      <w:b/>
      <w:bCs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">
    <w:name w:val="Viñeta"/>
    <w:pPr>
      <w:numPr>
        <w:numId w:val="1"/>
      </w:numPr>
    </w:pPr>
  </w:style>
  <w:style w:type="paragraph" w:customStyle="1" w:styleId="Enumeraciones">
    <w:name w:val="·Enumeraciones·"/>
    <w:pPr>
      <w:spacing w:after="200" w:line="300" w:lineRule="auto"/>
      <w:ind w:left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sinsangria">
    <w:name w:val="Cuerpo sin sangria"/>
    <w:pPr>
      <w:spacing w:after="120" w:line="300" w:lineRule="auto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Revisin">
    <w:name w:val="Revision"/>
    <w:hidden/>
    <w:uiPriority w:val="99"/>
    <w:semiHidden/>
    <w:rsid w:val="00E63C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179999" algn="just" defTabSz="457200" rtl="0" fontAlgn="auto" latinLnBrk="0" hangingPunct="0">
          <a:lnSpc>
            <a:spcPct val="125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15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611</Words>
  <Characters>3368</Characters>
  <Application>Microsoft Office Word</Application>
  <DocSecurity>0</DocSecurity>
  <Lines>93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I. Molina Rodríguez</cp:lastModifiedBy>
  <cp:revision>7</cp:revision>
  <dcterms:created xsi:type="dcterms:W3CDTF">2025-12-16T17:45:00Z</dcterms:created>
  <dcterms:modified xsi:type="dcterms:W3CDTF">2025-12-16T19:01:00Z</dcterms:modified>
</cp:coreProperties>
</file>